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D33C1" w14:textId="77777777" w:rsidR="00192C6A" w:rsidRPr="00192C6A" w:rsidRDefault="00192C6A" w:rsidP="00CE4173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192C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FinCore</w:t>
      </w:r>
      <w:proofErr w:type="spellEnd"/>
      <w:r w:rsidRPr="00192C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Platform - User Requirements Document (URD)</w:t>
      </w:r>
    </w:p>
    <w:p w14:paraId="18974C5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1.0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October 9, 2025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Duration: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F649F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months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 Status: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="0089239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Review</w:t>
      </w:r>
    </w:p>
    <w:p w14:paraId="7F58FF58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91278EE">
          <v:rect id="Horizontal Line 98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4C72D2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EXECUTIVE SUMMARY</w:t>
      </w:r>
    </w:p>
    <w:p w14:paraId="2ADDB589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Purpose</w:t>
      </w:r>
    </w:p>
    <w:p w14:paraId="168A1B0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User Requirements Document defines the functional and non-functional requirements for the 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FinCore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Platform, a comprehensive financial services platform designed to manage currency exchange, cash collection, customer onboarding, and transaction processing operations.</w:t>
      </w:r>
    </w:p>
    <w:p w14:paraId="4B3C3968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Scope</w:t>
      </w:r>
    </w:p>
    <w:p w14:paraId="60731E6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FinCore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Platform consists of two primary user interfaces:</w:t>
      </w:r>
    </w:p>
    <w:p w14:paraId="3B62242B" w14:textId="774157DD" w:rsidR="00192C6A" w:rsidRPr="00192C6A" w:rsidRDefault="00192C6A" w:rsidP="00375A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Client Section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Self-service portal for customers to manage beneficiaries, initiate transactions</w:t>
      </w:r>
      <w:ins w:id="0" w:author="Geond Operations" w:date="2025-11-14T12:31:00Z">
        <w:r w:rsidR="00984EAA" w:rsidRPr="00E65F79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" w:author="Shahzad Kasi" w:date="2025-11-23T17:39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(cash collection </w:t>
        </w:r>
      </w:ins>
      <w:ins w:id="2" w:author="Geond Operations" w:date="2025-11-14T12:32:00Z">
        <w:r w:rsidR="0069254C" w:rsidRPr="00E65F79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3" w:author="Shahzad Kasi" w:date="2025-11-23T17:39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– FX trade – outgoing transactions)</w:t>
        </w:r>
      </w:ins>
      <w:r w:rsidRPr="00E65F79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4" w:author="Shahzad Kasi" w:date="2025-11-23T17:39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  <w:t>,</w:t>
      </w:r>
      <w:r w:rsidRPr="00E65F79">
        <w:rPr>
          <w:rFonts w:ascii="Times New Roman" w:eastAsia="Times New Roman" w:hAnsi="Times New Roman" w:cs="Times New Roman"/>
          <w:color w:val="92D050"/>
          <w:kern w:val="0"/>
          <w:lang w:eastAsia="en-GB"/>
          <w14:ligatures w14:val="none"/>
          <w:rPrChange w:id="5" w:author="Shahzad Kasi" w:date="2025-11-23T17:39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  <w:t xml:space="preserve"> 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perform currency exchanges</w:t>
      </w:r>
    </w:p>
    <w:p w14:paraId="3F125BCA" w14:textId="08869996" w:rsidR="00192C6A" w:rsidRPr="00192C6A" w:rsidRDefault="00192C6A" w:rsidP="00375A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Admin Section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Back-office system for staff to process</w:t>
      </w:r>
      <w:ins w:id="6" w:author="Geond Operations" w:date="2025-11-14T12:32:00Z">
        <w:r w:rsidR="0069254C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  <w:r w:rsidR="0069254C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7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system </w:t>
        </w:r>
        <w:proofErr w:type="gramStart"/>
        <w:r w:rsidR="0069254C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8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administration,</w:t>
        </w:r>
        <w:r w:rsidR="0069254C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</w:ins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transactions</w:t>
      </w:r>
      <w:proofErr w:type="gram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manage customers, ensure compliance, and oversee financial operations</w:t>
      </w:r>
    </w:p>
    <w:p w14:paraId="3E5829E0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Project Objectives</w:t>
      </w:r>
    </w:p>
    <w:p w14:paraId="574B59E1" w14:textId="77777777" w:rsidR="00192C6A" w:rsidRPr="00192C6A" w:rsidRDefault="00192C6A" w:rsidP="00375A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Streamline customer onboarding through digital application processing</w:t>
      </w:r>
    </w:p>
    <w:p w14:paraId="00C3EEF9" w14:textId="77777777" w:rsidR="00192C6A" w:rsidRPr="00192C6A" w:rsidRDefault="00192C6A" w:rsidP="00375A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 efficient cash collection and currency exchange operations</w:t>
      </w:r>
    </w:p>
    <w:p w14:paraId="77B37EF3" w14:textId="77777777" w:rsidR="00192C6A" w:rsidRPr="00192C6A" w:rsidRDefault="00192C6A" w:rsidP="00375A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regulatory compliance through integrated AML/KYC verification</w:t>
      </w:r>
    </w:p>
    <w:p w14:paraId="3C1A2ED5" w14:textId="77777777" w:rsidR="00192C6A" w:rsidRPr="00192C6A" w:rsidRDefault="00192C6A" w:rsidP="00375A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comprehensive financial transaction management and reporting</w:t>
      </w:r>
    </w:p>
    <w:p w14:paraId="53837ED0" w14:textId="77777777" w:rsidR="00192C6A" w:rsidRPr="00192C6A" w:rsidRDefault="00192C6A" w:rsidP="00375A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accurate accounting through integrated General Ledger system</w:t>
      </w:r>
    </w:p>
    <w:p w14:paraId="76A4DECE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B393CF1">
          <v:rect id="Horizontal Line 99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151D40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STAKEHOLDERS</w:t>
      </w:r>
    </w:p>
    <w:p w14:paraId="630FE854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Primary Users</w:t>
      </w:r>
    </w:p>
    <w:p w14:paraId="7450D4AD" w14:textId="1EA028D4" w:rsidR="00192C6A" w:rsidRPr="00192C6A" w:rsidRDefault="00192C6A" w:rsidP="00375A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 Customers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Individuals </w:t>
      </w:r>
      <w:proofErr w:type="gramStart"/>
      <w:ins w:id="9" w:author="Geond Operations" w:date="2025-11-14T12:33:00Z">
        <w:r w:rsidR="000313AD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( company</w:t>
        </w:r>
        <w:proofErr w:type="gramEnd"/>
        <w:r w:rsidR="000313AD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1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officials ) </w:t>
        </w:r>
      </w:ins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businesses requiring financial services</w:t>
      </w:r>
    </w:p>
    <w:p w14:paraId="5BFBDBD8" w14:textId="77777777" w:rsidR="00192C6A" w:rsidRPr="00192C6A" w:rsidRDefault="00192C6A" w:rsidP="00375A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Administrative Staff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Back-office personnel managing operations</w:t>
      </w:r>
    </w:p>
    <w:p w14:paraId="682DD5FE" w14:textId="77777777" w:rsidR="00192C6A" w:rsidRPr="00192C6A" w:rsidRDefault="00192C6A" w:rsidP="00375A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Compliance Officers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Staff responsible for AML/KYC verification</w:t>
      </w:r>
    </w:p>
    <w:p w14:paraId="41775A06" w14:textId="77777777" w:rsidR="00192C6A" w:rsidRDefault="00192C6A" w:rsidP="00375A12">
      <w:pPr>
        <w:numPr>
          <w:ilvl w:val="0"/>
          <w:numId w:val="3"/>
        </w:numPr>
        <w:spacing w:before="100" w:beforeAutospacing="1" w:after="100" w:afterAutospacing="1"/>
        <w:rPr>
          <w:ins w:id="12" w:author="Geond Operations" w:date="2025-11-14T12:33:00Z"/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Accountants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Finance team managing ledgers and reconciliation</w:t>
      </w:r>
    </w:p>
    <w:p w14:paraId="5E794582" w14:textId="2EB3DE45" w:rsidR="000313AD" w:rsidRPr="00402350" w:rsidRDefault="000313AD" w:rsidP="00375A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13" w:author="Shahzad Kasi" w:date="2025-11-23T17:40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14" w:author="Geond Operations" w:date="2025-11-14T12:33:00Z">
        <w:r w:rsidRPr="00402350">
          <w:rPr>
            <w:rFonts w:ascii="Times New Roman" w:eastAsia="Times New Roman" w:hAnsi="Times New Roman" w:cs="Times New Roman"/>
            <w:b/>
            <w:bCs/>
            <w:color w:val="00B050"/>
            <w:kern w:val="0"/>
            <w:lang w:eastAsia="en-GB"/>
            <w14:ligatures w14:val="none"/>
            <w:rPrChange w:id="15" w:author="Shahzad Kasi" w:date="2025-11-23T17:40:00Z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rPrChange>
          </w:rPr>
          <w:t>Operations</w:t>
        </w:r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6" w:author="Shahzad Kasi" w:date="2025-11-23T17:40:00Z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rPrChange>
          </w:rPr>
          <w:t>:</w:t>
        </w:r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7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Managing transactions processing</w:t>
        </w:r>
        <w:r w:rsidR="005065D0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8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. </w:t>
        </w:r>
      </w:ins>
    </w:p>
    <w:p w14:paraId="1AC56F79" w14:textId="77777777" w:rsidR="00192C6A" w:rsidRPr="00192C6A" w:rsidRDefault="00192C6A" w:rsidP="00375A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Management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Executives requiring reports and oversight</w:t>
      </w:r>
    </w:p>
    <w:p w14:paraId="23523FE3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E8A4B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104C005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SYSTEM OVERVIEW</w:t>
      </w:r>
    </w:p>
    <w:p w14:paraId="1E475B6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Core Functionality</w:t>
      </w:r>
    </w:p>
    <w:p w14:paraId="328970B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FinCore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Platform serves as a central hub for:</w:t>
      </w:r>
    </w:p>
    <w:p w14:paraId="5DB67D44" w14:textId="77777777" w:rsidR="00192C6A" w:rsidRPr="00192C6A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application and onboarding</w:t>
      </w:r>
    </w:p>
    <w:p w14:paraId="3CF0708C" w14:textId="77777777" w:rsidR="00192C6A" w:rsidRPr="00192C6A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Multi-currency </w:t>
      </w:r>
      <w:r w:rsidR="00F649F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(GBP-USD) 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processing</w:t>
      </w:r>
    </w:p>
    <w:p w14:paraId="6F1A7257" w14:textId="3C74E30F" w:rsidR="00192C6A" w:rsidRPr="00402350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19" w:author="Shahzad Kasi" w:date="2025-11-23T17:40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Cash collection and </w:t>
      </w:r>
      <w:ins w:id="20" w:author="Geond Operations" w:date="2025-11-14T12:34:00Z">
        <w:r w:rsidR="00473B00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21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outgoing transaction processing </w:t>
        </w:r>
      </w:ins>
      <w:del w:id="22" w:author="Geond Operations" w:date="2025-11-14T12:34:00Z">
        <w:r w:rsidRPr="00402350" w:rsidDel="00473B0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23" w:author="Shahzad Kasi" w:date="2025-11-23T17:40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disbursement</w:delText>
        </w:r>
      </w:del>
    </w:p>
    <w:p w14:paraId="64A15862" w14:textId="078D4F72" w:rsidR="00192C6A" w:rsidRPr="00192C6A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 operations</w:t>
      </w:r>
      <w:ins w:id="24" w:author="Geond Operations" w:date="2025-11-14T12:34:00Z">
        <w:r w:rsidR="00473B00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(between cash collection in GBP and outgoing transactions in USD)</w:t>
        </w:r>
      </w:ins>
    </w:p>
    <w:p w14:paraId="1CC88D48" w14:textId="77777777" w:rsidR="00192C6A" w:rsidRPr="00192C6A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and risk management</w:t>
      </w:r>
    </w:p>
    <w:p w14:paraId="54E0C94A" w14:textId="77777777" w:rsidR="00192C6A" w:rsidRPr="00192C6A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Financial accounting and reporting</w:t>
      </w:r>
    </w:p>
    <w:p w14:paraId="4E96F652" w14:textId="77777777" w:rsidR="00192C6A" w:rsidRDefault="00192C6A" w:rsidP="00375A12">
      <w:pPr>
        <w:numPr>
          <w:ilvl w:val="0"/>
          <w:numId w:val="4"/>
        </w:numPr>
        <w:spacing w:before="100" w:beforeAutospacing="1" w:after="100" w:afterAutospacing="1"/>
        <w:rPr>
          <w:ins w:id="25" w:author="Geond Operations" w:date="2025-11-14T12:35:00Z"/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 and tariff management</w:t>
      </w:r>
    </w:p>
    <w:p w14:paraId="17CBB39D" w14:textId="637A268A" w:rsidR="00473B00" w:rsidRPr="00402350" w:rsidRDefault="00473B00" w:rsidP="00375A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26" w:author="Shahzad Kasi" w:date="2025-11-23T17:41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27" w:author="Geond Operations" w:date="2025-11-14T12:35:00Z"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28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System administration </w:t>
        </w:r>
      </w:ins>
    </w:p>
    <w:p w14:paraId="10748AD9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System Architecture</w:t>
      </w:r>
    </w:p>
    <w:p w14:paraId="61FF5F40" w14:textId="77777777" w:rsidR="00192C6A" w:rsidRPr="00192C6A" w:rsidRDefault="00192C6A" w:rsidP="00375A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Web-based application accessible via browser</w:t>
      </w:r>
    </w:p>
    <w:p w14:paraId="1CF611D7" w14:textId="77777777" w:rsidR="00192C6A" w:rsidRPr="00192C6A" w:rsidRDefault="00192C6A" w:rsidP="00375A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authentication and authorization</w:t>
      </w:r>
    </w:p>
    <w:p w14:paraId="271714B0" w14:textId="05EA7F1D" w:rsidR="00192C6A" w:rsidRPr="00192C6A" w:rsidRDefault="00192C6A" w:rsidP="00375A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with third-party services (</w:t>
      </w:r>
      <w:proofErr w:type="spellStart"/>
      <w:r w:rsidR="0012751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Sumsub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12751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 API</w:t>
      </w:r>
      <w:ins w:id="29" w:author="Geond Operations" w:date="2025-11-14T12:35:00Z">
        <w:r w:rsidR="002C7962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+ </w:t>
        </w:r>
        <w:r w:rsidR="002C7962" w:rsidRPr="00D07410">
          <w:rPr>
            <w:rFonts w:ascii="Times New Roman" w:eastAsia="Times New Roman" w:hAnsi="Times New Roman" w:cs="Times New Roman"/>
            <w:color w:val="000000"/>
            <w:kern w:val="0"/>
            <w:highlight w:val="red"/>
            <w:lang w:eastAsia="en-GB"/>
            <w14:ligatures w14:val="none"/>
            <w:rPrChange w:id="30" w:author="Shahzad Kasi" w:date="2025-11-23T17:45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other future API integrations</w:t>
        </w:r>
      </w:ins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  <w:ins w:id="31" w:author="Shahzad Kasi" w:date="2025-11-23T17:41:00Z">
        <w:r w:rsidR="00402350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  <w:r w:rsidR="00402350" w:rsidRPr="00D07410">
          <w:rPr>
            <w:rFonts w:ascii="Times New Roman" w:eastAsia="Times New Roman" w:hAnsi="Times New Roman" w:cs="Times New Roman"/>
            <w:color w:val="000000"/>
            <w:kern w:val="0"/>
            <w:highlight w:val="yellow"/>
            <w:lang w:eastAsia="en-GB"/>
            <w14:ligatures w14:val="none"/>
            <w:rPrChange w:id="32" w:author="Shahzad Kasi" w:date="2025-11-23T17:45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There is no other API integration apart from Currency Exchange</w:t>
        </w:r>
      </w:ins>
    </w:p>
    <w:p w14:paraId="3B816487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3F76C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43D44A5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CLIENT SECTION - FUNCTIONAL REQUIREMENTS</w:t>
      </w:r>
    </w:p>
    <w:p w14:paraId="5D7F44B5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 Application Module (Customer Onboarding)</w:t>
      </w:r>
    </w:p>
    <w:p w14:paraId="767BBAA1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4.1.1 Business Requirements</w:t>
      </w:r>
    </w:p>
    <w:p w14:paraId="03B39B64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 prospective customers to submit applications for financial services account opening through a digital, user-friendly interface.</w:t>
      </w:r>
    </w:p>
    <w:p w14:paraId="1C5D0A3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4.1.2 Functional Requirements</w:t>
      </w:r>
    </w:p>
    <w:p w14:paraId="385CE2DA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FR-APP-001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Multi-step Application Form</w:t>
      </w:r>
    </w:p>
    <w:p w14:paraId="5E7791FF" w14:textId="77777777" w:rsidR="00192C6A" w:rsidRPr="00192C6A" w:rsidRDefault="00192C6A" w:rsidP="00375A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a multi-step application form with the following sections:</w:t>
      </w:r>
    </w:p>
    <w:p w14:paraId="2C28C472" w14:textId="77777777" w:rsidR="00192C6A" w:rsidRPr="00192C6A" w:rsidRDefault="00192C6A" w:rsidP="00375A1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Personal Information (name, DOB, nationality, contact details)</w:t>
      </w:r>
    </w:p>
    <w:p w14:paraId="330516F7" w14:textId="77777777" w:rsidR="00192C6A" w:rsidRPr="00192C6A" w:rsidRDefault="00192C6A" w:rsidP="00375A1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Address Information (residential and mailing addresses)</w:t>
      </w:r>
    </w:p>
    <w:p w14:paraId="654EDB7E" w14:textId="77777777" w:rsidR="00192C6A" w:rsidRPr="00192C6A" w:rsidRDefault="00192C6A" w:rsidP="00375A1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Identification Documents (passport, national ID, driver's license)</w:t>
      </w:r>
    </w:p>
    <w:p w14:paraId="1D4761D8" w14:textId="77777777" w:rsidR="00192C6A" w:rsidRPr="00192C6A" w:rsidRDefault="00192C6A" w:rsidP="00375A1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Employment/Business Information</w:t>
      </w:r>
    </w:p>
    <w:p w14:paraId="5681529D" w14:textId="77777777" w:rsidR="00192C6A" w:rsidRPr="00192C6A" w:rsidRDefault="00192C6A" w:rsidP="00375A1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 of Funds declaration</w:t>
      </w:r>
    </w:p>
    <w:p w14:paraId="3A4B4540" w14:textId="77777777" w:rsidR="00192C6A" w:rsidRDefault="00192C6A" w:rsidP="00375A12">
      <w:pPr>
        <w:numPr>
          <w:ilvl w:val="1"/>
          <w:numId w:val="6"/>
        </w:numPr>
        <w:spacing w:before="100" w:beforeAutospacing="1" w:after="100" w:afterAutospacing="1"/>
        <w:rPr>
          <w:ins w:id="33" w:author="Geond Operations" w:date="2025-11-14T12:38:00Z"/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 transaction volumes</w:t>
      </w:r>
    </w:p>
    <w:p w14:paraId="1DA8F55E" w14:textId="12FEC4E6" w:rsidR="00DA284C" w:rsidRPr="00402350" w:rsidRDefault="00DA284C" w:rsidP="00375A1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34" w:author="Shahzad Kasi" w:date="2025-11-23T17:41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35" w:author="Geond Operations" w:date="2025-11-14T12:38:00Z"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36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Full information about the business </w:t>
        </w:r>
        <w:r w:rsidR="00E75B83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37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as well. </w:t>
        </w:r>
      </w:ins>
    </w:p>
    <w:p w14:paraId="74AC7785" w14:textId="77777777" w:rsidR="00192C6A" w:rsidRPr="00192C6A" w:rsidRDefault="00192C6A" w:rsidP="00375A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users to save progress and resume later</w:t>
      </w:r>
    </w:p>
    <w:p w14:paraId="17723044" w14:textId="77777777" w:rsidR="00192C6A" w:rsidRPr="00192C6A" w:rsidRDefault="00192C6A" w:rsidP="00375A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file uploads for required documents (max 10MB per file)</w:t>
      </w:r>
    </w:p>
    <w:p w14:paraId="12B2596D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FR-APP-002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Document Upload</w:t>
      </w:r>
    </w:p>
    <w:p w14:paraId="5F1D7154" w14:textId="77777777" w:rsidR="00192C6A" w:rsidRPr="00192C6A" w:rsidRDefault="00192C6A" w:rsidP="00375A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accept the following document types: PDF, JPG, PNG</w:t>
      </w:r>
    </w:p>
    <w:p w14:paraId="07918F57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FR-APP-003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Application Submission</w:t>
      </w:r>
    </w:p>
    <w:p w14:paraId="7634BEB0" w14:textId="77777777" w:rsidR="00192C6A" w:rsidRPr="00192C6A" w:rsidRDefault="00192C6A" w:rsidP="00375A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generate a unique application reference number</w:t>
      </w:r>
    </w:p>
    <w:p w14:paraId="60846E15" w14:textId="77777777" w:rsidR="00192C6A" w:rsidRPr="00192C6A" w:rsidRDefault="00192C6A" w:rsidP="00375A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application status: Draft, Submitted, Under Review, Approved, Rejected</w:t>
      </w:r>
    </w:p>
    <w:p w14:paraId="537FF71E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FR-APP-00</w:t>
      </w:r>
      <w:r w:rsidR="00D8077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Third-Party KYC Integration</w:t>
      </w:r>
    </w:p>
    <w:p w14:paraId="6F380B6B" w14:textId="77777777" w:rsidR="00192C6A" w:rsidRPr="00192C6A" w:rsidRDefault="00192C6A" w:rsidP="00375A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System shall integrate with 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Sumsub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D8077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for 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KYC verification service</w:t>
      </w:r>
    </w:p>
    <w:p w14:paraId="541AF9B0" w14:textId="77777777" w:rsidR="00192C6A" w:rsidRPr="00192C6A" w:rsidRDefault="00192C6A" w:rsidP="00375A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conduct sanctions screening (UN, OFAC, EU lists)</w:t>
      </w:r>
    </w:p>
    <w:p w14:paraId="29E9AB7B" w14:textId="77777777" w:rsidR="00192C6A" w:rsidRPr="00192C6A" w:rsidRDefault="00192C6A" w:rsidP="00375A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return verification results to admin section</w:t>
      </w:r>
    </w:p>
    <w:p w14:paraId="04645FA9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78C2E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1B11879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Beneficiaries Module</w:t>
      </w:r>
    </w:p>
    <w:p w14:paraId="2204AEEE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4.2.1 Business Requirements</w:t>
      </w:r>
    </w:p>
    <w:p w14:paraId="28B7933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customers to create, manage, and maintain a list of beneficiaries for quick and secure fund transfers.</w:t>
      </w:r>
    </w:p>
    <w:p w14:paraId="25967128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4.2.2 Functional Requirements</w:t>
      </w:r>
    </w:p>
    <w:p w14:paraId="177FC16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FR-BEN-001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Add Beneficiary</w:t>
      </w:r>
    </w:p>
    <w:p w14:paraId="1B2B7D43" w14:textId="77777777" w:rsidR="00192C6A" w:rsidRPr="00192C6A" w:rsidRDefault="00192C6A" w:rsidP="00375A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customers to add new beneficiaries with:</w:t>
      </w:r>
    </w:p>
    <w:p w14:paraId="6E713BF1" w14:textId="77777777" w:rsidR="00192C6A" w:rsidRPr="00192C6A" w:rsidRDefault="00192C6A" w:rsidP="00375A1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Beneficiary full name</w:t>
      </w:r>
    </w:p>
    <w:p w14:paraId="09158D22" w14:textId="77777777" w:rsidR="00192C6A" w:rsidRPr="00192C6A" w:rsidRDefault="00BE788E" w:rsidP="00375A1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Business </w:t>
      </w:r>
      <w:r w:rsidR="00192C6A"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192C6A"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address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contact details</w:t>
      </w:r>
    </w:p>
    <w:p w14:paraId="1AD3F924" w14:textId="77777777" w:rsidR="00192C6A" w:rsidRPr="00192C6A" w:rsidRDefault="00192C6A" w:rsidP="00375A1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Beneficiary address</w:t>
      </w:r>
    </w:p>
    <w:p w14:paraId="51099EDD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2A8D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28CA54B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4.3 Cash Collection Module</w:t>
      </w:r>
    </w:p>
    <w:p w14:paraId="58ADF607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4.3.1 Business Requirements</w:t>
      </w:r>
    </w:p>
    <w:p w14:paraId="24C444D5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 customers to schedule and track cash collection services for secure pickup of funds from their location.</w:t>
      </w:r>
    </w:p>
    <w:p w14:paraId="18917480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4.3.2 Functional Requirements</w:t>
      </w:r>
    </w:p>
    <w:p w14:paraId="1F2F132A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FR-CC-001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Request Cash Collection</w:t>
      </w:r>
    </w:p>
    <w:p w14:paraId="6BFF02BA" w14:textId="77777777" w:rsidR="00192C6A" w:rsidRPr="00192C6A" w:rsidRDefault="00192C6A" w:rsidP="00375A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customers to request cash collection with:</w:t>
      </w:r>
    </w:p>
    <w:p w14:paraId="31189CEC" w14:textId="77777777" w:rsidR="00192C6A" w:rsidRDefault="00192C6A" w:rsidP="00375A1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Collection amount and currency</w:t>
      </w:r>
    </w:p>
    <w:p w14:paraId="1848CD3F" w14:textId="77777777" w:rsidR="008F390B" w:rsidRPr="00192C6A" w:rsidRDefault="008F390B" w:rsidP="00375A1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of Account</w:t>
      </w:r>
    </w:p>
    <w:p w14:paraId="3BF6B69D" w14:textId="77777777" w:rsidR="00192C6A" w:rsidRDefault="00192C6A" w:rsidP="00375A12">
      <w:pPr>
        <w:numPr>
          <w:ilvl w:val="1"/>
          <w:numId w:val="11"/>
        </w:numPr>
        <w:spacing w:before="100" w:beforeAutospacing="1" w:after="100" w:afterAutospacing="1"/>
        <w:rPr>
          <w:ins w:id="38" w:author="Geond Operations" w:date="2025-11-14T12:39:00Z"/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 of collection</w:t>
      </w:r>
    </w:p>
    <w:p w14:paraId="6950F3FF" w14:textId="32521B88" w:rsidR="00391DD7" w:rsidRPr="00402350" w:rsidRDefault="00391DD7" w:rsidP="00375A12">
      <w:pPr>
        <w:numPr>
          <w:ilvl w:val="1"/>
          <w:numId w:val="11"/>
        </w:numPr>
        <w:spacing w:before="100" w:beforeAutospacing="1" w:after="100" w:afterAutospacing="1"/>
        <w:rPr>
          <w:ins w:id="39" w:author="Geond Operations" w:date="2025-11-14T12:39:00Z"/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40" w:author="Shahzad Kasi" w:date="2025-11-23T17:41:00Z">
            <w:rPr>
              <w:ins w:id="41" w:author="Geond Operations" w:date="2025-11-14T12:39:00Z"/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42" w:author="Geond Operations" w:date="2025-11-14T12:39:00Z"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43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Uploading of underlying compliance batches.</w:t>
        </w:r>
      </w:ins>
    </w:p>
    <w:p w14:paraId="32F9D0DA" w14:textId="7EBF7869" w:rsidR="00391DD7" w:rsidRPr="00192C6A" w:rsidRDefault="00391DD7" w:rsidP="00375A12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ins w:id="44" w:author="Geond Operations" w:date="2025-11-14T12:39:00Z"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45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Multi step approval process through operations, complia</w:t>
        </w:r>
      </w:ins>
      <w:ins w:id="46" w:author="Geond Operations" w:date="2025-11-14T12:40:00Z">
        <w:r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47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nce</w:t>
        </w:r>
        <w:r w:rsidR="0096203E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48" w:author="Shahzad Kasi" w:date="2025-11-23T17:41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departments.</w:t>
        </w:r>
        <w:r w:rsidR="0096203E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</w:ins>
    </w:p>
    <w:p w14:paraId="02C87EE1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D6E6D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66BFC10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 Currency Exchange Module</w:t>
      </w:r>
    </w:p>
    <w:p w14:paraId="67B1CB93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4.4.1 Business Requirements</w:t>
      </w:r>
    </w:p>
    <w:p w14:paraId="2ADBB77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customers to view real-time exchange rates and execute currency conversion transactions.</w:t>
      </w:r>
    </w:p>
    <w:p w14:paraId="4A1A541B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4.4.2 Functional Requirements</w:t>
      </w:r>
    </w:p>
    <w:p w14:paraId="6F195DA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FR-CX-001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Exchange Rate Display</w:t>
      </w:r>
    </w:p>
    <w:p w14:paraId="3B2AEBAB" w14:textId="7AA75B87" w:rsidR="00192C6A" w:rsidRPr="00402350" w:rsidRDefault="00192C6A" w:rsidP="00375A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49" w:author="Shahzad Kasi" w:date="2025-11-23T17:42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System shall display real-time exchange rates for </w:t>
      </w:r>
      <w:r w:rsidR="005350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GBP-USD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5350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currencies</w:t>
      </w:r>
      <w:ins w:id="50" w:author="Geond Operations" w:date="2025-11-14T12:40:00Z">
        <w:r w:rsidR="0096203E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  <w:r w:rsidR="0096203E" w:rsidRPr="00402350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51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through API integration to get live market rates client and admin facing. </w:t>
        </w:r>
      </w:ins>
    </w:p>
    <w:p w14:paraId="789FDFDA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FR-CX-00</w:t>
      </w:r>
      <w:r w:rsidR="0053502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Execute Exchange Transaction</w:t>
      </w:r>
    </w:p>
    <w:p w14:paraId="285B9B25" w14:textId="77777777" w:rsidR="00192C6A" w:rsidRPr="00192C6A" w:rsidRDefault="00192C6A" w:rsidP="00375A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customers to initiate currency exchange with:</w:t>
      </w:r>
    </w:p>
    <w:p w14:paraId="5D5B921D" w14:textId="77777777" w:rsidR="00192C6A" w:rsidRPr="00192C6A" w:rsidRDefault="00192C6A" w:rsidP="00375A12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 currency and amount (from available balance)</w:t>
      </w:r>
    </w:p>
    <w:p w14:paraId="1D013ACE" w14:textId="77777777" w:rsidR="00192C6A" w:rsidRPr="00192C6A" w:rsidRDefault="00192C6A" w:rsidP="00375A12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 currency</w:t>
      </w:r>
    </w:p>
    <w:p w14:paraId="5339A343" w14:textId="77777777" w:rsidR="00192C6A" w:rsidRPr="00192C6A" w:rsidRDefault="00192C6A" w:rsidP="00375A12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Exchange rate locked for transaction</w:t>
      </w:r>
    </w:p>
    <w:p w14:paraId="6539248B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6571C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5F659C5" w14:textId="5C94EBBD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4.5 Cash Over Counter (COC) Module</w:t>
      </w:r>
      <w:ins w:id="52" w:author="Geond Operations" w:date="2025-11-14T12:41:00Z">
        <w:r w:rsidR="00375A12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6"/>
            <w:szCs w:val="36"/>
            <w:lang w:eastAsia="en-GB"/>
            <w14:ligatures w14:val="none"/>
          </w:rPr>
          <w:t xml:space="preserve"> (</w:t>
        </w:r>
        <w:r w:rsidR="00375A12" w:rsidRPr="00D07410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6"/>
            <w:szCs w:val="36"/>
            <w:highlight w:val="red"/>
            <w:lang w:eastAsia="en-GB"/>
            <w14:ligatures w14:val="none"/>
            <w:rPrChange w:id="53" w:author="Shahzad Kasi" w:date="2025-11-23T17:44:00Z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GB"/>
                <w14:ligatures w14:val="none"/>
              </w:rPr>
            </w:rPrChange>
          </w:rPr>
          <w:t xml:space="preserve">this should be outgoing transaction module with possibility to select different payment types like </w:t>
        </w:r>
        <w:proofErr w:type="gramStart"/>
        <w:r w:rsidR="00375A12" w:rsidRPr="00D07410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6"/>
            <w:szCs w:val="36"/>
            <w:highlight w:val="red"/>
            <w:lang w:eastAsia="en-GB"/>
            <w14:ligatures w14:val="none"/>
            <w:rPrChange w:id="54" w:author="Shahzad Kasi" w:date="2025-11-23T17:44:00Z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GB"/>
                <w14:ligatures w14:val="none"/>
              </w:rPr>
            </w:rPrChange>
          </w:rPr>
          <w:t>CoC ,</w:t>
        </w:r>
        <w:proofErr w:type="gramEnd"/>
        <w:r w:rsidR="00375A12" w:rsidRPr="00D07410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6"/>
            <w:szCs w:val="36"/>
            <w:highlight w:val="red"/>
            <w:lang w:eastAsia="en-GB"/>
            <w14:ligatures w14:val="none"/>
            <w:rPrChange w:id="55" w:author="Shahzad Kasi" w:date="2025-11-23T17:44:00Z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GB"/>
                <w14:ligatures w14:val="none"/>
              </w:rPr>
            </w:rPrChange>
          </w:rPr>
          <w:t xml:space="preserve"> Swift, Faster Payment etc.</w:t>
        </w:r>
        <w:r w:rsidR="00375A12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6"/>
            <w:szCs w:val="36"/>
            <w:lang w:eastAsia="en-GB"/>
            <w14:ligatures w14:val="none"/>
          </w:rPr>
          <w:t xml:space="preserve"> </w:t>
        </w:r>
      </w:ins>
      <w:ins w:id="56" w:author="Shahzad Kasi" w:date="2025-11-23T17:42:00Z">
        <w:r w:rsidR="00402350" w:rsidRPr="00D07410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6"/>
            <w:szCs w:val="36"/>
            <w:highlight w:val="yellow"/>
            <w:lang w:eastAsia="en-GB"/>
            <w14:ligatures w14:val="none"/>
            <w:rPrChange w:id="57" w:author="Shahzad Kasi" w:date="2025-11-23T17:44:00Z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en-GB"/>
                <w14:ligatures w14:val="none"/>
              </w:rPr>
            </w:rPrChange>
          </w:rPr>
          <w:t>We can add the different payment types but the processing would only be for the Cash Over the Counter</w:t>
        </w:r>
      </w:ins>
    </w:p>
    <w:p w14:paraId="36DEB874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4.5.1 Business Requirements</w:t>
      </w:r>
    </w:p>
    <w:p w14:paraId="19570479" w14:textId="1D0F6DC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Enable customers to </w:t>
      </w:r>
      <w:ins w:id="58" w:author="Geond Operations" w:date="2025-11-14T12:40:00Z">
        <w:r w:rsidR="0096203E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59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instruct out</w:t>
        </w:r>
      </w:ins>
      <w:ins w:id="60" w:author="Geond Operations" w:date="2025-11-14T12:41:00Z">
        <w:r w:rsidR="0096203E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61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going payments</w:t>
        </w:r>
      </w:ins>
      <w:ins w:id="62" w:author="Geond Operations" w:date="2025-11-14T12:42:00Z">
        <w:r w:rsidR="00375A12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63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.</w:t>
        </w:r>
      </w:ins>
      <w:ins w:id="64" w:author="Geond Operations" w:date="2025-11-14T12:41:00Z">
        <w:r w:rsidR="0096203E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65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</w:t>
        </w:r>
      </w:ins>
      <w:del w:id="66" w:author="Geond Operations" w:date="2025-11-14T12:42:00Z">
        <w:r w:rsidRPr="00192C6A" w:rsidDel="00375A12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delText xml:space="preserve">deposit or withdraw cash at physical branch locations </w:delText>
        </w:r>
      </w:del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 integrated digital tracking.</w:t>
      </w:r>
    </w:p>
    <w:p w14:paraId="3A5350A0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4.5.2 Functional Requirements</w:t>
      </w:r>
    </w:p>
    <w:p w14:paraId="2948EC95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FR-COC-001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9C65A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Beneficiary Selection</w:t>
      </w:r>
    </w:p>
    <w:p w14:paraId="6DA8DD87" w14:textId="77777777" w:rsidR="00840714" w:rsidRDefault="00192C6A" w:rsidP="00375A1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System shall display </w:t>
      </w:r>
      <w:r w:rsidR="00840714" w:rsidRPr="00840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beneficiary of the customer </w:t>
      </w:r>
    </w:p>
    <w:p w14:paraId="0247763D" w14:textId="35C87928" w:rsidR="00840714" w:rsidRDefault="00192C6A" w:rsidP="00375A1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System shall </w:t>
      </w:r>
      <w:r w:rsidR="008407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allow the amount and supporting documents to be uploaded as part of </w:t>
      </w:r>
      <w:del w:id="67" w:author="Geond Operations" w:date="2025-11-14T13:32:00Z">
        <w:r w:rsidR="00840714" w:rsidRPr="00A6063C" w:rsidDel="000462C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68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delText>cash collection</w:delText>
        </w:r>
      </w:del>
      <w:ins w:id="69" w:author="Geond Operations" w:date="2025-11-14T13:32:00Z">
        <w:r w:rsidR="000462CC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70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outgoing transaction </w:t>
        </w:r>
      </w:ins>
    </w:p>
    <w:p w14:paraId="0A8FAEBF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95022D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74B32EE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ADMIN SECTION - FUNCTIONAL REQUIREMENTS</w:t>
      </w:r>
    </w:p>
    <w:p w14:paraId="4AEDD0FE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 Cash Collection Module (Admin)</w:t>
      </w:r>
    </w:p>
    <w:p w14:paraId="207775C5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5.1.1 Business Requirements</w:t>
      </w:r>
    </w:p>
    <w:p w14:paraId="21EDC3B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administrative staff with tools to manage, dispatch, and track cash collection requests from customers.</w:t>
      </w:r>
    </w:p>
    <w:p w14:paraId="3979D8FC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5.1.2 Functional Requirements</w:t>
      </w:r>
    </w:p>
    <w:p w14:paraId="12861A6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FR-ACC-001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Collection Request Management</w:t>
      </w:r>
    </w:p>
    <w:p w14:paraId="3DAFDFF9" w14:textId="77777777" w:rsidR="00192C6A" w:rsidRPr="00192C6A" w:rsidRDefault="00192C6A" w:rsidP="00375A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dashboard of all cash collection requests</w:t>
      </w:r>
    </w:p>
    <w:p w14:paraId="1F302548" w14:textId="77777777" w:rsidR="00192C6A" w:rsidRPr="00192C6A" w:rsidRDefault="00192C6A" w:rsidP="00375A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show requests grouped by status: New, Assigned, In Progress, Completed, Cancelled</w:t>
      </w:r>
    </w:p>
    <w:p w14:paraId="1512FC1F" w14:textId="77777777" w:rsidR="00192C6A" w:rsidRPr="00192C6A" w:rsidRDefault="00192C6A" w:rsidP="00375A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request details: customer name, amount, address, requested date/time</w:t>
      </w:r>
    </w:p>
    <w:p w14:paraId="145EF73F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FR-ACC-00</w:t>
      </w:r>
      <w:r w:rsidR="00A210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Collection Processing</w:t>
      </w:r>
    </w:p>
    <w:p w14:paraId="1A3FF864" w14:textId="77777777" w:rsidR="00192C6A" w:rsidRPr="00192C6A" w:rsidRDefault="00192C6A" w:rsidP="00375A1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update collection status in real-time</w:t>
      </w:r>
    </w:p>
    <w:p w14:paraId="2328D944" w14:textId="77777777" w:rsidR="00192C6A" w:rsidRPr="00192C6A" w:rsidRDefault="00192C6A" w:rsidP="00375A1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capture:</w:t>
      </w:r>
    </w:p>
    <w:p w14:paraId="7123BD5F" w14:textId="77777777" w:rsidR="00192C6A" w:rsidRPr="00192C6A" w:rsidRDefault="00192C6A" w:rsidP="00375A1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Actual collection amount</w:t>
      </w:r>
    </w:p>
    <w:p w14:paraId="0324E425" w14:textId="77777777" w:rsidR="00192C6A" w:rsidRPr="00192C6A" w:rsidRDefault="00192C6A" w:rsidP="00375A1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breakdown (if multiple denominations)</w:t>
      </w:r>
    </w:p>
    <w:p w14:paraId="39511205" w14:textId="77777777" w:rsidR="00192C6A" w:rsidRPr="00192C6A" w:rsidRDefault="00192C6A" w:rsidP="00375A1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Collection time and location</w:t>
      </w:r>
    </w:p>
    <w:p w14:paraId="762D1498" w14:textId="77777777" w:rsidR="00192C6A" w:rsidRDefault="00192C6A" w:rsidP="00375A12">
      <w:pPr>
        <w:numPr>
          <w:ilvl w:val="1"/>
          <w:numId w:val="16"/>
        </w:numPr>
        <w:spacing w:before="100" w:beforeAutospacing="1" w:after="100" w:afterAutospacing="1"/>
        <w:rPr>
          <w:ins w:id="71" w:author="Geond Operations" w:date="2025-11-14T16:43:00Z"/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Agent signature and customer signature</w:t>
      </w:r>
    </w:p>
    <w:p w14:paraId="68B6B800" w14:textId="257C6C89" w:rsidR="006A32BB" w:rsidRPr="00A6063C" w:rsidRDefault="00193925" w:rsidP="00375A1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72" w:author="Shahzad Kasi" w:date="2025-11-23T17:42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73" w:author="Geond Operations" w:date="2025-11-14T16:43:00Z">
        <w:r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74" w:author="Shahzad Kasi" w:date="2025-11-23T17:42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Assigning the cash collection to client and related bank accounts </w:t>
        </w:r>
      </w:ins>
    </w:p>
    <w:p w14:paraId="3A7C06B4" w14:textId="77777777" w:rsidR="00192C6A" w:rsidRDefault="00192C6A" w:rsidP="00375A1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verify collected amount matches requested amount</w:t>
      </w:r>
    </w:p>
    <w:p w14:paraId="4319E80E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389C0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D6645D2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5.2 Incoming Transactions Module</w:t>
      </w:r>
    </w:p>
    <w:p w14:paraId="07918A65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5.2.1 Business Requirements</w:t>
      </w:r>
    </w:p>
    <w:p w14:paraId="7576F6F7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Enable admin staff to receive, process, and reconcile incoming payments from </w:t>
      </w:r>
      <w:r w:rsidR="006018B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clients </w:t>
      </w:r>
    </w:p>
    <w:p w14:paraId="6FED5D5C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5.2.2 Functional Requirements</w:t>
      </w:r>
    </w:p>
    <w:p w14:paraId="0023878A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FR-IT-001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Transaction Reception</w:t>
      </w:r>
    </w:p>
    <w:p w14:paraId="6E136902" w14:textId="77777777" w:rsidR="00192C6A" w:rsidRPr="00192C6A" w:rsidRDefault="00192C6A" w:rsidP="00375A1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System shall receive incoming transaction notifications </w:t>
      </w:r>
      <w:r w:rsidR="00325BE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all incoming transactions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9B0748D" w14:textId="77777777" w:rsidR="00192C6A" w:rsidRPr="00192C6A" w:rsidRDefault="00192C6A" w:rsidP="00375A1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parse transaction files automatically</w:t>
      </w:r>
    </w:p>
    <w:p w14:paraId="017432FF" w14:textId="77777777" w:rsidR="00192C6A" w:rsidRDefault="00192C6A" w:rsidP="00375A1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extract: sender details, amount, currency, reference, date</w:t>
      </w:r>
    </w:p>
    <w:p w14:paraId="61D5182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FR-IT-00</w:t>
      </w:r>
      <w:r w:rsidR="00D128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Reconciliation</w:t>
      </w:r>
    </w:p>
    <w:p w14:paraId="470CA739" w14:textId="77777777" w:rsidR="00192C6A" w:rsidRPr="00192C6A" w:rsidRDefault="00192C6A" w:rsidP="00375A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mark matched and approved transactions as "Reconciled"</w:t>
      </w:r>
    </w:p>
    <w:p w14:paraId="4B782234" w14:textId="77777777" w:rsidR="00192C6A" w:rsidRPr="00192C6A" w:rsidRDefault="00192C6A" w:rsidP="00375A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post transactions to customer accounts</w:t>
      </w:r>
    </w:p>
    <w:p w14:paraId="5AC4FF54" w14:textId="77777777" w:rsidR="00192C6A" w:rsidRPr="00192C6A" w:rsidRDefault="00192C6A" w:rsidP="00375A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generate GL entries automatically</w:t>
      </w:r>
    </w:p>
    <w:p w14:paraId="52841C92" w14:textId="77777777" w:rsidR="00192C6A" w:rsidRPr="00192C6A" w:rsidRDefault="00192C6A" w:rsidP="00375A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send notification to customers about credited funds</w:t>
      </w:r>
    </w:p>
    <w:p w14:paraId="3148EBD3" w14:textId="77777777" w:rsidR="00192C6A" w:rsidRPr="00192C6A" w:rsidRDefault="00192C6A" w:rsidP="00375A1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audit trail of all transaction changes</w:t>
      </w:r>
    </w:p>
    <w:p w14:paraId="558BCEE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FR-IT-00</w:t>
      </w:r>
      <w:r w:rsidR="00D1285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Exception Handling</w:t>
      </w:r>
    </w:p>
    <w:p w14:paraId="6F8C3D51" w14:textId="77777777" w:rsidR="00192C6A" w:rsidRPr="00192C6A" w:rsidRDefault="00192C6A" w:rsidP="00375A1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flag suspicious transactions for review:</w:t>
      </w:r>
    </w:p>
    <w:p w14:paraId="72193360" w14:textId="77777777" w:rsidR="00192C6A" w:rsidRDefault="00192C6A" w:rsidP="00375A1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Sender is on sanctions list</w:t>
      </w:r>
    </w:p>
    <w:p w14:paraId="4BD4D9E4" w14:textId="77777777" w:rsidR="00D1285B" w:rsidRPr="00192C6A" w:rsidRDefault="00D1285B" w:rsidP="00375A12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Receiver is on sanctions list</w:t>
      </w:r>
    </w:p>
    <w:p w14:paraId="3FB7EEF2" w14:textId="77777777" w:rsidR="00192C6A" w:rsidRDefault="00192C6A" w:rsidP="00375A12">
      <w:pPr>
        <w:numPr>
          <w:ilvl w:val="0"/>
          <w:numId w:val="19"/>
        </w:numPr>
        <w:spacing w:before="100" w:beforeAutospacing="1" w:after="100" w:afterAutospacing="1"/>
        <w:rPr>
          <w:ins w:id="75" w:author="Geond Operations" w:date="2025-11-14T16:45:00Z"/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reject transactions with reason</w:t>
      </w:r>
    </w:p>
    <w:p w14:paraId="3A0E72B9" w14:textId="54896D01" w:rsidR="003D4291" w:rsidRPr="00A6063C" w:rsidRDefault="003D4291" w:rsidP="00375A1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76" w:author="Shahzad Kasi" w:date="2025-11-23T17:43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77" w:author="Geond Operations" w:date="2025-11-14T16:45:00Z">
        <w:r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78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System shall </w:t>
        </w:r>
        <w:r w:rsidR="00B6703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79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undertake compliance and transaction monitoring checks on the transaction and underlying compliance batch. </w:t>
        </w:r>
      </w:ins>
    </w:p>
    <w:p w14:paraId="0E56A211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7E65D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8D4DF8E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5.3 Exchange Module (Admin)</w:t>
      </w:r>
    </w:p>
    <w:p w14:paraId="6990FC30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5.3.1 Business Requirements</w:t>
      </w:r>
    </w:p>
    <w:p w14:paraId="7A27A0B7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admin staff with tools to manage exchange rates, process customer exchange requests, and monitor exchange operations.</w:t>
      </w:r>
    </w:p>
    <w:p w14:paraId="5D4D802B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5.3.2 Functional Requirements</w:t>
      </w:r>
    </w:p>
    <w:p w14:paraId="013ADCD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FR-EX-001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Exchange Rate Management</w:t>
      </w:r>
    </w:p>
    <w:p w14:paraId="4A372189" w14:textId="77777777" w:rsidR="00192C6A" w:rsidRPr="00192C6A" w:rsidRDefault="00192C6A" w:rsidP="00375A1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authorized users to update exchange rates</w:t>
      </w:r>
    </w:p>
    <w:p w14:paraId="3B714C1C" w14:textId="65257AB7" w:rsidR="007C7CDC" w:rsidRPr="00A6063C" w:rsidRDefault="007C7CDC" w:rsidP="00375A12">
      <w:pPr>
        <w:numPr>
          <w:ilvl w:val="0"/>
          <w:numId w:val="20"/>
        </w:numPr>
        <w:spacing w:before="100" w:beforeAutospacing="1" w:after="100" w:afterAutospacing="1"/>
        <w:rPr>
          <w:ins w:id="80" w:author="Geond Operations" w:date="2025-11-14T16:46:00Z"/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81" w:author="Shahzad Kasi" w:date="2025-11-23T17:43:00Z">
            <w:rPr>
              <w:ins w:id="82" w:author="Geond Operations" w:date="2025-11-14T16:46:00Z"/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83" w:author="Geond Operations" w:date="2025-11-14T16:46:00Z">
        <w:r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84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System shall allow for tariff and rate setting at admin level for FX trades</w:t>
        </w:r>
      </w:ins>
    </w:p>
    <w:p w14:paraId="1585967E" w14:textId="49C003F6" w:rsidR="007C7CDC" w:rsidRPr="00A6063C" w:rsidRDefault="007C7CDC" w:rsidP="00375A12">
      <w:pPr>
        <w:numPr>
          <w:ilvl w:val="0"/>
          <w:numId w:val="20"/>
        </w:numPr>
        <w:spacing w:before="100" w:beforeAutospacing="1" w:after="100" w:afterAutospacing="1"/>
        <w:rPr>
          <w:ins w:id="85" w:author="Geond Operations" w:date="2025-11-14T16:47:00Z"/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86" w:author="Shahzad Kasi" w:date="2025-11-23T17:43:00Z">
            <w:rPr>
              <w:ins w:id="87" w:author="Geond Operations" w:date="2025-11-14T16:47:00Z"/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88" w:author="Geond Operations" w:date="2025-11-14T16:46:00Z">
        <w:r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89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System shall allow client facing interface to </w:t>
        </w:r>
        <w:r w:rsidR="00D14AE8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90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have live FX rates through an API and allow clients to instruct FX </w:t>
        </w:r>
      </w:ins>
      <w:ins w:id="91" w:author="Geond Operations" w:date="2025-11-14T16:47:00Z">
        <w:r w:rsidR="00D14AE8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92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trades</w:t>
        </w:r>
      </w:ins>
    </w:p>
    <w:p w14:paraId="42B76DAE" w14:textId="0FA57129" w:rsidR="00D14AE8" w:rsidRPr="00A6063C" w:rsidRDefault="00D14AE8" w:rsidP="00375A12">
      <w:pPr>
        <w:numPr>
          <w:ilvl w:val="0"/>
          <w:numId w:val="20"/>
        </w:numPr>
        <w:spacing w:before="100" w:beforeAutospacing="1" w:after="100" w:afterAutospacing="1"/>
        <w:rPr>
          <w:ins w:id="93" w:author="Geond Operations" w:date="2025-11-14T16:46:00Z"/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94" w:author="Shahzad Kasi" w:date="2025-11-23T17:43:00Z">
            <w:rPr>
              <w:ins w:id="95" w:author="Geond Operations" w:date="2025-11-14T16:46:00Z"/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</w:pPr>
      <w:ins w:id="96" w:author="Geond Operations" w:date="2025-11-14T16:47:00Z">
        <w:r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97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lastRenderedPageBreak/>
          <w:t>The trades shall immediately show on the admin side of the platform along with a notification so operations staff can process the FX trade</w:t>
        </w:r>
      </w:ins>
    </w:p>
    <w:p w14:paraId="400E6128" w14:textId="47AC637B" w:rsidR="00192C6A" w:rsidRPr="00192C6A" w:rsidRDefault="00192C6A" w:rsidP="00375A1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support:</w:t>
      </w:r>
    </w:p>
    <w:p w14:paraId="02B21F6A" w14:textId="77777777" w:rsidR="00192C6A" w:rsidRPr="00192C6A" w:rsidRDefault="00192C6A" w:rsidP="00375A12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rate entry</w:t>
      </w:r>
    </w:p>
    <w:p w14:paraId="066BDDDC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D289A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F73A09A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5.4 Outgoing Transactions Module</w:t>
      </w:r>
    </w:p>
    <w:p w14:paraId="31E4F4FC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5.4.1 Business Requirements</w:t>
      </w:r>
    </w:p>
    <w:p w14:paraId="3797348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 admin staff to process, approve, and execute outgoing payments to beneficiaries</w:t>
      </w:r>
      <w:r w:rsidR="007F59F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EC5DAE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5.4.2 Functional Requirements</w:t>
      </w:r>
    </w:p>
    <w:p w14:paraId="476AD56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FR-OT-001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Payment Queue Management</w:t>
      </w:r>
    </w:p>
    <w:p w14:paraId="6889F7A8" w14:textId="77777777" w:rsidR="00192C6A" w:rsidRPr="00192C6A" w:rsidRDefault="00192C6A" w:rsidP="00375A1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dashboard of all outgoing payment requests</w:t>
      </w:r>
    </w:p>
    <w:p w14:paraId="0FEED20F" w14:textId="77777777" w:rsidR="00192C6A" w:rsidRPr="00192C6A" w:rsidRDefault="00192C6A" w:rsidP="00375A1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group payments by:</w:t>
      </w:r>
    </w:p>
    <w:p w14:paraId="57FD3DBF" w14:textId="77777777" w:rsidR="00192C6A" w:rsidRPr="00192C6A" w:rsidRDefault="00192C6A" w:rsidP="00375A12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Status: Pending, Approved, In Progress, Sent, Completed, Failed, Rejected</w:t>
      </w:r>
    </w:p>
    <w:p w14:paraId="2936C059" w14:textId="77777777" w:rsidR="00192C6A" w:rsidRPr="00192C6A" w:rsidRDefault="00192C6A" w:rsidP="00375A12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347DE8C1" w14:textId="77777777" w:rsidR="00192C6A" w:rsidRPr="00192C6A" w:rsidRDefault="00192C6A" w:rsidP="00375A1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show payment details: customer, beneficiary, amount, purpose</w:t>
      </w:r>
    </w:p>
    <w:p w14:paraId="5D570675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FR-OT-002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Payment Processing</w:t>
      </w:r>
    </w:p>
    <w:p w14:paraId="6E9FA83E" w14:textId="77777777" w:rsidR="00192C6A" w:rsidRPr="00192C6A" w:rsidRDefault="00192C6A" w:rsidP="00375A1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review payment details:</w:t>
      </w:r>
    </w:p>
    <w:p w14:paraId="7E064862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information and account balance</w:t>
      </w:r>
    </w:p>
    <w:p w14:paraId="5213CD2A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Beneficiary bank details (</w:t>
      </w:r>
      <w:r w:rsidR="002A3C4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ccount number)</w:t>
      </w:r>
    </w:p>
    <w:p w14:paraId="5CB29DF2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amount and currency</w:t>
      </w:r>
    </w:p>
    <w:p w14:paraId="4B623703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 of payment</w:t>
      </w:r>
    </w:p>
    <w:p w14:paraId="11E54FB9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documents</w:t>
      </w:r>
    </w:p>
    <w:p w14:paraId="253039AF" w14:textId="77777777" w:rsidR="00192C6A" w:rsidRPr="00192C6A" w:rsidRDefault="00192C6A" w:rsidP="00375A1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verify:</w:t>
      </w:r>
    </w:p>
    <w:p w14:paraId="4621C15F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Beneficiary details are complete and valid</w:t>
      </w:r>
    </w:p>
    <w:p w14:paraId="18042857" w14:textId="77777777" w:rsidR="00192C6A" w:rsidRPr="00192C6A" w:rsidRDefault="00192C6A" w:rsidP="00375A12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complies with AML rules</w:t>
      </w:r>
    </w:p>
    <w:p w14:paraId="728C486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FR-OT-00</w:t>
      </w:r>
      <w:r w:rsidR="00A27B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Payment Tracking</w:t>
      </w:r>
    </w:p>
    <w:p w14:paraId="0AC1829D" w14:textId="77777777" w:rsidR="00192C6A" w:rsidRPr="00192C6A" w:rsidRDefault="00192C6A" w:rsidP="00375A1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track payment status through complete lifecycle</w:t>
      </w:r>
    </w:p>
    <w:p w14:paraId="3CBC7EB4" w14:textId="77777777" w:rsidR="00192C6A" w:rsidRPr="00192C6A" w:rsidRDefault="00192C6A" w:rsidP="00375A1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receive status updates from banks/payment networks</w:t>
      </w:r>
    </w:p>
    <w:p w14:paraId="265585AD" w14:textId="19DD6132" w:rsidR="00192C6A" w:rsidRPr="00192C6A" w:rsidRDefault="00192C6A" w:rsidP="00375A1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update payment status: Sent, In Transit, Credited, Returned</w:t>
      </w:r>
      <w:ins w:id="98" w:author="Geond Operations" w:date="2025-11-14T16:49:00Z">
        <w:r w:rsidR="00B13727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  <w:r w:rsidR="00B13727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99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and </w:t>
        </w:r>
        <w:r w:rsidR="00911131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0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Archived. Archived status should be the final status for all transactions including cash </w:t>
        </w:r>
        <w:proofErr w:type="gramStart"/>
        <w:r w:rsidR="00911131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1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collection ,</w:t>
        </w:r>
        <w:proofErr w:type="gramEnd"/>
        <w:r w:rsidR="00911131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2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FX trades , outgoing transaction etc. </w:t>
        </w:r>
      </w:ins>
    </w:p>
    <w:p w14:paraId="39F5FFDC" w14:textId="77777777" w:rsidR="00192C6A" w:rsidRPr="00192C6A" w:rsidRDefault="00192C6A" w:rsidP="00A27B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D6575BD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C3A75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E96B68D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5.5 Accounts Module</w:t>
      </w:r>
    </w:p>
    <w:p w14:paraId="06E6262E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5.5.1 Business Requirements</w:t>
      </w:r>
    </w:p>
    <w:p w14:paraId="465355DA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comprehensive account management capabilities for customer accounts, balances, and account operations.</w:t>
      </w:r>
    </w:p>
    <w:p w14:paraId="06116D4E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5.5.2 Functional Requirements</w:t>
      </w:r>
    </w:p>
    <w:p w14:paraId="659B0C65" w14:textId="2CAFDEF4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FR-ACC-001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Account Creation</w:t>
      </w:r>
      <w:ins w:id="103" w:author="Geond Operations" w:date="2025-11-14T16:50:00Z">
        <w:r w:rsidR="00A67688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– </w:t>
        </w:r>
        <w:r w:rsidR="00A67688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4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System shall be designed around a common chart of accounts where new accounts can be created according to the classification </w:t>
        </w:r>
      </w:ins>
    </w:p>
    <w:p w14:paraId="08376E57" w14:textId="77777777" w:rsidR="00192C6A" w:rsidRPr="00192C6A" w:rsidRDefault="00192C6A" w:rsidP="00375A1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create new customer accounts</w:t>
      </w:r>
    </w:p>
    <w:p w14:paraId="5190A572" w14:textId="77777777" w:rsidR="00192C6A" w:rsidRPr="00192C6A" w:rsidRDefault="00192C6A" w:rsidP="00375A1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capture:</w:t>
      </w:r>
    </w:p>
    <w:p w14:paraId="3527D5D7" w14:textId="77777777" w:rsidR="00192C6A" w:rsidRPr="00192C6A" w:rsidRDefault="00192C6A" w:rsidP="00375A12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type (Individual, Corporate)</w:t>
      </w:r>
    </w:p>
    <w:p w14:paraId="54436143" w14:textId="2396089A" w:rsidR="00192C6A" w:rsidRPr="00192C6A" w:rsidRDefault="00192C6A" w:rsidP="00375A12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currency (single currency</w:t>
      </w:r>
      <w:ins w:id="105" w:author="Geond Operations" w:date="2025-11-14T16:51:00Z">
        <w:r w:rsidR="00C05164">
          <w:rPr>
            <w:rFonts w:ascii="Times New Roman" w:eastAsia="Times New Roman" w:hAnsi="Times New Roman" w:cs="Times New Roman"/>
            <w:color w:val="000000"/>
            <w:kern w:val="0"/>
            <w:lang w:eastAsia="en-GB"/>
            <w14:ligatures w14:val="none"/>
          </w:rPr>
          <w:t xml:space="preserve"> </w:t>
        </w:r>
        <w:r w:rsidR="00C0516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6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multiple currency accounts depending on selection of the currency during transactions. For </w:t>
        </w:r>
        <w:proofErr w:type="gramStart"/>
        <w:r w:rsidR="00C0516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7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example</w:t>
        </w:r>
        <w:proofErr w:type="gramEnd"/>
        <w:r w:rsidR="00C0516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08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the account number and title remains the same but the account </w:t>
        </w:r>
      </w:ins>
      <w:ins w:id="109" w:author="Geond Operations" w:date="2025-11-14T16:52:00Z">
        <w:r w:rsidR="00C0516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10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shall have the ability to record </w:t>
        </w:r>
        <w:proofErr w:type="spellStart"/>
        <w:r w:rsidR="00C0516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11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>multi currency</w:t>
        </w:r>
        <w:proofErr w:type="spellEnd"/>
        <w:r w:rsidR="00C05164" w:rsidRPr="00A6063C">
          <w:rPr>
            <w:rFonts w:ascii="Times New Roman" w:eastAsia="Times New Roman" w:hAnsi="Times New Roman" w:cs="Times New Roman"/>
            <w:color w:val="00B050"/>
            <w:kern w:val="0"/>
            <w:lang w:eastAsia="en-GB"/>
            <w14:ligatures w14:val="none"/>
            <w:rPrChange w:id="112" w:author="Shahzad Kasi" w:date="2025-11-23T17:43:00Z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rPrChange>
          </w:rPr>
          <w:t xml:space="preserve"> transactions in line with currency selected</w:t>
        </w:r>
      </w:ins>
      <w:r w:rsidRPr="00A6063C">
        <w:rPr>
          <w:rFonts w:ascii="Times New Roman" w:eastAsia="Times New Roman" w:hAnsi="Times New Roman" w:cs="Times New Roman"/>
          <w:color w:val="00B050"/>
          <w:kern w:val="0"/>
          <w:lang w:eastAsia="en-GB"/>
          <w14:ligatures w14:val="none"/>
          <w:rPrChange w:id="113" w:author="Shahzad Kasi" w:date="2025-11-23T17:43:00Z">
            <w:rPr>
              <w:rFonts w:ascii="Times New Roman" w:eastAsia="Times New Roman" w:hAnsi="Times New Roman" w:cs="Times New Roman"/>
              <w:color w:val="000000"/>
              <w:kern w:val="0"/>
              <w:lang w:eastAsia="en-GB"/>
              <w14:ligatures w14:val="none"/>
            </w:rPr>
          </w:rPrChange>
        </w:rPr>
        <w:t>)</w:t>
      </w:r>
    </w:p>
    <w:p w14:paraId="37F71E1C" w14:textId="77777777" w:rsidR="00192C6A" w:rsidRPr="00192C6A" w:rsidRDefault="00192C6A" w:rsidP="00375A12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purpose</w:t>
      </w:r>
    </w:p>
    <w:p w14:paraId="1E4AD8B0" w14:textId="77777777" w:rsidR="00192C6A" w:rsidRPr="00192C6A" w:rsidRDefault="00192C6A" w:rsidP="00375A12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 customer ID(s)</w:t>
      </w:r>
    </w:p>
    <w:p w14:paraId="38679A7A" w14:textId="77777777" w:rsidR="00192C6A" w:rsidRPr="00192C6A" w:rsidRDefault="00192C6A" w:rsidP="00375A1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generate unique account number</w:t>
      </w:r>
    </w:p>
    <w:p w14:paraId="799DF92F" w14:textId="77777777" w:rsidR="00192C6A" w:rsidRPr="00192C6A" w:rsidRDefault="00192C6A" w:rsidP="00375A1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assign initial account status: Pending, Active, Dormant, Closed</w:t>
      </w:r>
    </w:p>
    <w:p w14:paraId="3C6D692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FR-ACC-002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Account Information Management</w:t>
      </w:r>
    </w:p>
    <w:p w14:paraId="4C66BD93" w14:textId="77777777" w:rsidR="00192C6A" w:rsidRPr="00192C6A" w:rsidRDefault="00192C6A" w:rsidP="00375A1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complete account details:</w:t>
      </w:r>
    </w:p>
    <w:p w14:paraId="1C839F26" w14:textId="77777777" w:rsidR="00192C6A" w:rsidRPr="00192C6A" w:rsidRDefault="00192C6A" w:rsidP="00375A12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number and type</w:t>
      </w:r>
    </w:p>
    <w:p w14:paraId="007D3A1E" w14:textId="77777777" w:rsidR="00192C6A" w:rsidRPr="00192C6A" w:rsidRDefault="00192C6A" w:rsidP="00375A12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holder(s) name</w:t>
      </w:r>
    </w:p>
    <w:p w14:paraId="5F2B450C" w14:textId="77777777" w:rsidR="00192C6A" w:rsidRPr="00192C6A" w:rsidRDefault="00192C6A" w:rsidP="00375A12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Available balance by currency</w:t>
      </w:r>
    </w:p>
    <w:p w14:paraId="1A04C763" w14:textId="77777777" w:rsidR="00192C6A" w:rsidRPr="00192C6A" w:rsidRDefault="00192C6A" w:rsidP="00375A12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Reserved/held balance</w:t>
      </w:r>
    </w:p>
    <w:p w14:paraId="4461E0BB" w14:textId="77777777" w:rsidR="00192C6A" w:rsidRPr="00192C6A" w:rsidRDefault="00192C6A" w:rsidP="00375A12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status</w:t>
      </w:r>
    </w:p>
    <w:p w14:paraId="79F72F83" w14:textId="77777777" w:rsidR="00192C6A" w:rsidRPr="00192C6A" w:rsidRDefault="00192C6A" w:rsidP="00375A12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Opening date</w:t>
      </w:r>
    </w:p>
    <w:p w14:paraId="1AE69CA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FR-ACC-00</w:t>
      </w:r>
      <w:r w:rsidR="001B1BC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Account Statements</w:t>
      </w:r>
    </w:p>
    <w:p w14:paraId="1C150B23" w14:textId="77777777" w:rsidR="00192C6A" w:rsidRPr="00192C6A" w:rsidRDefault="00192C6A" w:rsidP="00375A1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generate account statements:</w:t>
      </w:r>
    </w:p>
    <w:p w14:paraId="6E590E56" w14:textId="77777777" w:rsidR="00192C6A" w:rsidRPr="00192C6A" w:rsidRDefault="00192C6A" w:rsidP="00375A1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history for date range</w:t>
      </w:r>
    </w:p>
    <w:p w14:paraId="6987E42A" w14:textId="77777777" w:rsidR="00192C6A" w:rsidRPr="00192C6A" w:rsidRDefault="00192C6A" w:rsidP="00375A1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Opening and closing balance</w:t>
      </w:r>
    </w:p>
    <w:p w14:paraId="1D4900E4" w14:textId="77777777" w:rsidR="00192C6A" w:rsidRPr="00192C6A" w:rsidRDefault="00192C6A" w:rsidP="00375A1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debits and credits with descriptions</w:t>
      </w:r>
    </w:p>
    <w:p w14:paraId="14B3F84F" w14:textId="77777777" w:rsidR="00192C6A" w:rsidRPr="00192C6A" w:rsidRDefault="00192C6A" w:rsidP="00375A12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Running balance</w:t>
      </w:r>
    </w:p>
    <w:p w14:paraId="57499B21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FR-ACC-00</w:t>
      </w:r>
      <w:r w:rsidR="0033305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Account Linking</w:t>
      </w:r>
    </w:p>
    <w:p w14:paraId="3DD1362D" w14:textId="77777777" w:rsidR="00192C6A" w:rsidRPr="00192C6A" w:rsidRDefault="00192C6A" w:rsidP="00375A1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linking multiple accounts for same customer</w:t>
      </w:r>
    </w:p>
    <w:p w14:paraId="1E18397C" w14:textId="77777777" w:rsidR="00192C6A" w:rsidRPr="00192C6A" w:rsidRDefault="00192C6A" w:rsidP="00375A1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transfer between linked accounts</w:t>
      </w:r>
    </w:p>
    <w:p w14:paraId="22621B6C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859E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C348B5D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5.6 Customers Module</w:t>
      </w:r>
    </w:p>
    <w:p w14:paraId="06D3797B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5.6.1 Business Requirements</w:t>
      </w:r>
    </w:p>
    <w:p w14:paraId="79E81F8C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comprehensive customer relationship management including profile management, due diligence, and customer lifecycle tracking.</w:t>
      </w:r>
    </w:p>
    <w:p w14:paraId="590F4315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5.6.2 Functional Requirements</w:t>
      </w:r>
    </w:p>
    <w:p w14:paraId="398D54F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Search and View</w:t>
      </w:r>
    </w:p>
    <w:p w14:paraId="7E018DD9" w14:textId="77777777" w:rsidR="00192C6A" w:rsidRPr="00192C6A" w:rsidRDefault="00192C6A" w:rsidP="00375A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advanced customer search by:</w:t>
      </w:r>
    </w:p>
    <w:p w14:paraId="1CABC348" w14:textId="77777777" w:rsidR="00192C6A" w:rsidRPr="00192C6A" w:rsidRDefault="00192C6A" w:rsidP="00375A1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ID or account number</w:t>
      </w:r>
    </w:p>
    <w:p w14:paraId="046F67F8" w14:textId="77777777" w:rsidR="00192C6A" w:rsidRPr="00192C6A" w:rsidRDefault="00192C6A" w:rsidP="00375A1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 (full or partial)</w:t>
      </w:r>
    </w:p>
    <w:p w14:paraId="40F43B28" w14:textId="77777777" w:rsidR="00192C6A" w:rsidRPr="00192C6A" w:rsidRDefault="00192C6A" w:rsidP="00375A1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address or phone number</w:t>
      </w:r>
    </w:p>
    <w:p w14:paraId="748E51DB" w14:textId="77777777" w:rsidR="00192C6A" w:rsidRPr="00192C6A" w:rsidRDefault="00192C6A" w:rsidP="00375A1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 ID or passport number</w:t>
      </w:r>
    </w:p>
    <w:p w14:paraId="12E74715" w14:textId="77777777" w:rsidR="00192C6A" w:rsidRPr="00192C6A" w:rsidRDefault="00192C6A" w:rsidP="00375A12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 of birth</w:t>
      </w:r>
    </w:p>
    <w:p w14:paraId="4D9EA24E" w14:textId="77777777" w:rsidR="00192C6A" w:rsidRPr="00192C6A" w:rsidRDefault="00192C6A" w:rsidP="00375A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search results with key information</w:t>
      </w:r>
    </w:p>
    <w:p w14:paraId="59C57495" w14:textId="77777777" w:rsidR="00192C6A" w:rsidRPr="00192C6A" w:rsidRDefault="00192C6A" w:rsidP="00375A1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open customer detailed profile</w:t>
      </w:r>
    </w:p>
    <w:p w14:paraId="071667B3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Profile Management</w:t>
      </w:r>
    </w:p>
    <w:p w14:paraId="01950344" w14:textId="77777777" w:rsidR="00192C6A" w:rsidRPr="00192C6A" w:rsidRDefault="00192C6A" w:rsidP="00375A1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comprehensive customer profile:</w:t>
      </w:r>
    </w:p>
    <w:p w14:paraId="4CAAF4E2" w14:textId="77777777" w:rsidR="00192C6A" w:rsidRPr="00192C6A" w:rsidRDefault="00192C6A" w:rsidP="00375A12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 details (name, DOB, nationality, gender)</w:t>
      </w:r>
    </w:p>
    <w:p w14:paraId="5581703F" w14:textId="77777777" w:rsidR="00192C6A" w:rsidRPr="00192C6A" w:rsidRDefault="00192C6A" w:rsidP="00375A12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 information (email, phone, address)</w:t>
      </w:r>
    </w:p>
    <w:p w14:paraId="61BC06A3" w14:textId="77777777" w:rsidR="00192C6A" w:rsidRPr="00192C6A" w:rsidRDefault="00192C6A" w:rsidP="00375A12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Identification documents (passport, ID, driving license)</w:t>
      </w:r>
    </w:p>
    <w:p w14:paraId="05578EAF" w14:textId="77777777" w:rsidR="00192C6A" w:rsidRPr="00192C6A" w:rsidRDefault="00192C6A" w:rsidP="00375A12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Employment/business information</w:t>
      </w:r>
    </w:p>
    <w:p w14:paraId="0B097F88" w14:textId="77777777" w:rsidR="00192C6A" w:rsidRPr="00192C6A" w:rsidRDefault="00192C6A" w:rsidP="00375A12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Tax residency details</w:t>
      </w:r>
    </w:p>
    <w:p w14:paraId="066E417A" w14:textId="77777777" w:rsidR="00192C6A" w:rsidRPr="00192C6A" w:rsidRDefault="00192C6A" w:rsidP="00375A1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update customer information</w:t>
      </w:r>
    </w:p>
    <w:p w14:paraId="4ED29A3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Onboarding</w:t>
      </w:r>
    </w:p>
    <w:p w14:paraId="00733954" w14:textId="77777777" w:rsidR="00192C6A" w:rsidRPr="00192C6A" w:rsidRDefault="00192C6A" w:rsidP="00375A1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new customer applications from Application Module</w:t>
      </w:r>
    </w:p>
    <w:p w14:paraId="5F6AFCF7" w14:textId="77777777" w:rsidR="00192C6A" w:rsidRPr="00192C6A" w:rsidRDefault="00192C6A" w:rsidP="00375A1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admin to review submitted applications</w:t>
      </w:r>
    </w:p>
    <w:p w14:paraId="26778B71" w14:textId="77777777" w:rsidR="00192C6A" w:rsidRPr="00192C6A" w:rsidRDefault="00192C6A" w:rsidP="00375A1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workflow:</w:t>
      </w:r>
    </w:p>
    <w:p w14:paraId="532D28B8" w14:textId="77777777" w:rsidR="00192C6A" w:rsidRPr="00192C6A" w:rsidRDefault="00192C6A" w:rsidP="00375A12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 application and documents</w:t>
      </w:r>
    </w:p>
    <w:p w14:paraId="067FFD4E" w14:textId="77777777" w:rsidR="00192C6A" w:rsidRPr="00192C6A" w:rsidRDefault="00192C6A" w:rsidP="00375A12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Request additional information from customer</w:t>
      </w:r>
    </w:p>
    <w:p w14:paraId="7725405F" w14:textId="77777777" w:rsidR="00192C6A" w:rsidRPr="00192C6A" w:rsidRDefault="00192C6A" w:rsidP="00375A12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or reject application</w:t>
      </w:r>
    </w:p>
    <w:p w14:paraId="6B236EB3" w14:textId="77777777" w:rsidR="00192C6A" w:rsidRPr="00192C6A" w:rsidRDefault="00192C6A" w:rsidP="00375A12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customer account upon approval</w:t>
      </w:r>
    </w:p>
    <w:p w14:paraId="495AC25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FR-CUS-004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Due Diligence (CDD)</w:t>
      </w:r>
    </w:p>
    <w:p w14:paraId="39DE3A14" w14:textId="77777777" w:rsidR="00192C6A" w:rsidRPr="00192C6A" w:rsidRDefault="00192C6A" w:rsidP="00375A1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CDD records:</w:t>
      </w:r>
    </w:p>
    <w:p w14:paraId="1D66ED21" w14:textId="77777777" w:rsidR="00192C6A" w:rsidRPr="00192C6A" w:rsidRDefault="00192C6A" w:rsidP="00375A1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 of funds/wealth documentation</w:t>
      </w:r>
    </w:p>
    <w:p w14:paraId="10A3D8FE" w14:textId="77777777" w:rsidR="00192C6A" w:rsidRPr="00192C6A" w:rsidRDefault="00192C6A" w:rsidP="00375A1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 of account</w:t>
      </w:r>
    </w:p>
    <w:p w14:paraId="78C83F1E" w14:textId="77777777" w:rsidR="00192C6A" w:rsidRPr="00192C6A" w:rsidRDefault="00192C6A" w:rsidP="00375A1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 transaction volumes</w:t>
      </w:r>
    </w:p>
    <w:p w14:paraId="352A609A" w14:textId="77777777" w:rsidR="00192C6A" w:rsidRPr="00192C6A" w:rsidRDefault="00192C6A" w:rsidP="00375A1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activities</w:t>
      </w:r>
    </w:p>
    <w:p w14:paraId="35C8D3C8" w14:textId="77777777" w:rsidR="00192C6A" w:rsidRPr="00192C6A" w:rsidRDefault="00192C6A" w:rsidP="00375A12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Politically Exposed Person (PEP) status</w:t>
      </w:r>
    </w:p>
    <w:p w14:paraId="74715F58" w14:textId="77777777" w:rsidR="00192C6A" w:rsidRPr="00192C6A" w:rsidRDefault="00192C6A" w:rsidP="00375A1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flag customers requiring Enhanced Due Diligence (EDD)</w:t>
      </w:r>
    </w:p>
    <w:p w14:paraId="3C639BF2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FR-CUS-005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Risk Rating</w:t>
      </w:r>
    </w:p>
    <w:p w14:paraId="546258D2" w14:textId="77777777" w:rsidR="00192C6A" w:rsidRPr="00192C6A" w:rsidRDefault="00192C6A" w:rsidP="00375A1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 shall assign risk rating to each customer:</w:t>
      </w:r>
    </w:p>
    <w:p w14:paraId="5BF65C2F" w14:textId="77777777" w:rsidR="00192C6A" w:rsidRPr="00192C6A" w:rsidRDefault="00192C6A" w:rsidP="00375A1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Risk: Standard due diligence</w:t>
      </w:r>
    </w:p>
    <w:p w14:paraId="153B667F" w14:textId="77777777" w:rsidR="00192C6A" w:rsidRPr="00192C6A" w:rsidRDefault="00192C6A" w:rsidP="00375A1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Medium Risk: Enhanced monitoring</w:t>
      </w:r>
    </w:p>
    <w:p w14:paraId="22D7CD70" w14:textId="77777777" w:rsidR="00192C6A" w:rsidRPr="00192C6A" w:rsidRDefault="00192C6A" w:rsidP="00375A1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Risk: Enhanced due diligence + approval for transactions</w:t>
      </w:r>
    </w:p>
    <w:p w14:paraId="4BF0F71C" w14:textId="77777777" w:rsidR="00192C6A" w:rsidRPr="00192C6A" w:rsidRDefault="00192C6A" w:rsidP="00375A1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calculate risk based on:</w:t>
      </w:r>
    </w:p>
    <w:p w14:paraId="7644DA90" w14:textId="77777777" w:rsidR="00192C6A" w:rsidRPr="00192C6A" w:rsidRDefault="00192C6A" w:rsidP="00375A1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 of residence/nationality</w:t>
      </w:r>
    </w:p>
    <w:p w14:paraId="4A81CE02" w14:textId="77777777" w:rsidR="00192C6A" w:rsidRPr="00192C6A" w:rsidRDefault="00192C6A" w:rsidP="00375A12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PEP status</w:t>
      </w:r>
    </w:p>
    <w:p w14:paraId="70C8FAC4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</w:t>
      </w:r>
      <w:r w:rsidR="007960C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Document Management</w:t>
      </w:r>
    </w:p>
    <w:p w14:paraId="69491B73" w14:textId="77777777" w:rsidR="00192C6A" w:rsidRPr="00192C6A" w:rsidRDefault="00192C6A" w:rsidP="00375A1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store all customer documents:</w:t>
      </w:r>
    </w:p>
    <w:p w14:paraId="34AEFA7F" w14:textId="77777777" w:rsidR="00192C6A" w:rsidRPr="00192C6A" w:rsidRDefault="00192C6A" w:rsidP="00375A12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Identity documents</w:t>
      </w:r>
    </w:p>
    <w:p w14:paraId="37CCAD4F" w14:textId="77777777" w:rsidR="00192C6A" w:rsidRPr="00192C6A" w:rsidRDefault="00192C6A" w:rsidP="00375A12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Business licenses (for corporate customers)</w:t>
      </w:r>
    </w:p>
    <w:p w14:paraId="42217B01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FR-CUS-00</w:t>
      </w:r>
      <w:r w:rsidR="00EF7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Customer Status Management</w:t>
      </w:r>
    </w:p>
    <w:p w14:paraId="19789DE6" w14:textId="77777777" w:rsidR="00192C6A" w:rsidRPr="00192C6A" w:rsidRDefault="00192C6A" w:rsidP="00375A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manage customer status:</w:t>
      </w:r>
    </w:p>
    <w:p w14:paraId="434E2D70" w14:textId="77777777" w:rsidR="00192C6A" w:rsidRPr="00192C6A" w:rsidRDefault="00192C6A" w:rsidP="00375A1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Prospect: Application submitted</w:t>
      </w:r>
    </w:p>
    <w:p w14:paraId="2931F3F6" w14:textId="77777777" w:rsidR="00192C6A" w:rsidRPr="00192C6A" w:rsidRDefault="00192C6A" w:rsidP="00375A1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Active: Approved and conducting transactions</w:t>
      </w:r>
    </w:p>
    <w:p w14:paraId="7C68E8C6" w14:textId="77777777" w:rsidR="00192C6A" w:rsidRPr="00192C6A" w:rsidRDefault="00192C6A" w:rsidP="00375A1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Inactive: No activity for extended period</w:t>
      </w:r>
    </w:p>
    <w:p w14:paraId="5FB6EDE9" w14:textId="77777777" w:rsidR="00192C6A" w:rsidRPr="00192C6A" w:rsidRDefault="00192C6A" w:rsidP="00375A1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Suspended: Temporarily blocked</w:t>
      </w:r>
    </w:p>
    <w:p w14:paraId="07D1F8C3" w14:textId="77777777" w:rsidR="00192C6A" w:rsidRPr="00192C6A" w:rsidRDefault="00192C6A" w:rsidP="00375A1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Closed: Relationship terminated</w:t>
      </w:r>
    </w:p>
    <w:p w14:paraId="1D4100A6" w14:textId="77777777" w:rsidR="00192C6A" w:rsidRPr="00192C6A" w:rsidRDefault="00192C6A" w:rsidP="00375A1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require approval for status changes</w:t>
      </w:r>
    </w:p>
    <w:p w14:paraId="61C28F6F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1248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A661CFD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5.7 AML &amp; KYC Module</w:t>
      </w:r>
    </w:p>
    <w:p w14:paraId="7A72DF90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5.7.1 Business Requirements</w:t>
      </w:r>
    </w:p>
    <w:p w14:paraId="23F7865C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regulatory compliance through comprehensive Anti-Money Laundering (AML) and Know Your Customer (KYC) processes, including sanctions screening, transaction monitoring, and suspicious activity reporting.</w:t>
      </w:r>
    </w:p>
    <w:p w14:paraId="69EA3263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5.7.2 Functional Requirements</w:t>
      </w:r>
    </w:p>
    <w:p w14:paraId="589BFE4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FR-AML-001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KYC Verification</w:t>
      </w:r>
    </w:p>
    <w:p w14:paraId="73776686" w14:textId="77777777" w:rsidR="00192C6A" w:rsidRPr="00192C6A" w:rsidRDefault="00192C6A" w:rsidP="00375A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integrate with third-party KYC providers (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Sumsub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46A5165E" w14:textId="77777777" w:rsidR="00192C6A" w:rsidRPr="00192C6A" w:rsidRDefault="00192C6A" w:rsidP="00375A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perform identity verification:</w:t>
      </w:r>
    </w:p>
    <w:p w14:paraId="4657FF5F" w14:textId="77777777" w:rsidR="00192C6A" w:rsidRPr="00192C6A" w:rsidRDefault="00192C6A" w:rsidP="00375A1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authenticity check</w:t>
      </w:r>
    </w:p>
    <w:p w14:paraId="38ECB694" w14:textId="77777777" w:rsidR="00192C6A" w:rsidRPr="00192C6A" w:rsidRDefault="00192C6A" w:rsidP="00375A1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Liveness detection (selfie verification)</w:t>
      </w:r>
    </w:p>
    <w:p w14:paraId="6C252826" w14:textId="77777777" w:rsidR="00192C6A" w:rsidRPr="00192C6A" w:rsidRDefault="00192C6A" w:rsidP="00375A1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Facial recognition match with ID photo</w:t>
      </w:r>
    </w:p>
    <w:p w14:paraId="68823895" w14:textId="77777777" w:rsidR="00192C6A" w:rsidRPr="00192C6A" w:rsidRDefault="00192C6A" w:rsidP="00375A12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extraction from documents (OCR)</w:t>
      </w:r>
    </w:p>
    <w:p w14:paraId="66C192DB" w14:textId="77777777" w:rsidR="00192C6A" w:rsidRPr="00192C6A" w:rsidRDefault="00192C6A" w:rsidP="00375A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return verification result: Passed, Failed, Manual Review Required</w:t>
      </w:r>
    </w:p>
    <w:p w14:paraId="2B2BB686" w14:textId="77777777" w:rsidR="00192C6A" w:rsidRPr="00192C6A" w:rsidRDefault="00192C6A" w:rsidP="00375A1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store verification evidence and timestamp</w:t>
      </w:r>
    </w:p>
    <w:p w14:paraId="4705F9C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FR-AML-002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Sanctions Screening</w:t>
      </w:r>
    </w:p>
    <w:p w14:paraId="4B4C7C52" w14:textId="77777777" w:rsidR="00192C6A" w:rsidRPr="00192C6A" w:rsidRDefault="00192C6A" w:rsidP="00375A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 shall screen customers and beneficiaries against:</w:t>
      </w:r>
    </w:p>
    <w:p w14:paraId="504A29A2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 Security Council Consolidated List</w:t>
      </w:r>
    </w:p>
    <w:p w14:paraId="482C0F82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OFAC (US Office of Foreign Assets Control)</w:t>
      </w:r>
    </w:p>
    <w:p w14:paraId="5D5BB808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EU Sanctions List</w:t>
      </w:r>
    </w:p>
    <w:p w14:paraId="22AFE187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UK HM Treasury List</w:t>
      </w:r>
    </w:p>
    <w:p w14:paraId="506BAA9E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Local country sanctions lists</w:t>
      </w:r>
    </w:p>
    <w:p w14:paraId="4D7D608A" w14:textId="77777777" w:rsidR="00192C6A" w:rsidRPr="00192C6A" w:rsidRDefault="00192C6A" w:rsidP="00375A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perform screening at:</w:t>
      </w:r>
    </w:p>
    <w:p w14:paraId="5DED729C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onboarding</w:t>
      </w:r>
    </w:p>
    <w:p w14:paraId="7952BAC3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Beneficiary addition</w:t>
      </w:r>
    </w:p>
    <w:p w14:paraId="75D3C0D9" w14:textId="77777777" w:rsidR="00192C6A" w:rsidRPr="00192C6A" w:rsidRDefault="00192C6A" w:rsidP="00375A1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initiation</w:t>
      </w:r>
    </w:p>
    <w:p w14:paraId="579A4854" w14:textId="77777777" w:rsidR="00192C6A" w:rsidRPr="00192C6A" w:rsidRDefault="00192C6A" w:rsidP="00375A1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generate alerts for matches above threshold</w:t>
      </w:r>
    </w:p>
    <w:p w14:paraId="54D5B653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F5FD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27DB2DB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5.8 Transactions Module</w:t>
      </w:r>
    </w:p>
    <w:p w14:paraId="6B4340B7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5.8.1 Business Requirements</w:t>
      </w:r>
    </w:p>
    <w:p w14:paraId="0E169F6D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centralized view and management of all transaction types across the platform with search, filtering, and reporting capabilities.</w:t>
      </w:r>
    </w:p>
    <w:p w14:paraId="14EEBE4A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5.8.2 Functional Requirements</w:t>
      </w:r>
    </w:p>
    <w:p w14:paraId="2606DE5F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FR-TXN-001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Transaction Dashboard</w:t>
      </w:r>
    </w:p>
    <w:p w14:paraId="708DB2E8" w14:textId="77777777" w:rsidR="00192C6A" w:rsidRPr="00192C6A" w:rsidRDefault="00192C6A" w:rsidP="00375A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unified dashboard of all transactions</w:t>
      </w:r>
    </w:p>
    <w:p w14:paraId="07156AAA" w14:textId="77777777" w:rsidR="00192C6A" w:rsidRPr="00192C6A" w:rsidRDefault="00192C6A" w:rsidP="00375A1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show transactions from all modules:</w:t>
      </w:r>
    </w:p>
    <w:p w14:paraId="5BA9C350" w14:textId="77777777" w:rsidR="00192C6A" w:rsidRPr="00192C6A" w:rsidRDefault="00192C6A" w:rsidP="00375A1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collections</w:t>
      </w:r>
    </w:p>
    <w:p w14:paraId="1AB6BFD0" w14:textId="77777777" w:rsidR="00192C6A" w:rsidRPr="00192C6A" w:rsidRDefault="00192C6A" w:rsidP="00375A1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exchanges</w:t>
      </w:r>
    </w:p>
    <w:p w14:paraId="6FE949AE" w14:textId="77777777" w:rsidR="00192C6A" w:rsidRPr="00192C6A" w:rsidRDefault="00192C6A" w:rsidP="00375A1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Incoming payments</w:t>
      </w:r>
    </w:p>
    <w:p w14:paraId="63BC7E1D" w14:textId="77777777" w:rsidR="00192C6A" w:rsidRPr="00192C6A" w:rsidRDefault="00192C6A" w:rsidP="00375A1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Outgoing payments</w:t>
      </w:r>
    </w:p>
    <w:p w14:paraId="513EF993" w14:textId="77777777" w:rsidR="00192C6A" w:rsidRPr="00192C6A" w:rsidRDefault="00192C6A" w:rsidP="00375A1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Cash over counter</w:t>
      </w:r>
    </w:p>
    <w:p w14:paraId="77F94A79" w14:textId="77777777" w:rsidR="00192C6A" w:rsidRPr="00192C6A" w:rsidRDefault="00192C6A" w:rsidP="00375A12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adjustments</w:t>
      </w:r>
    </w:p>
    <w:p w14:paraId="31AB0E80" w14:textId="77777777" w:rsidR="00192C6A" w:rsidRPr="00192C6A" w:rsidRDefault="00192C6A" w:rsidP="00375A1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A5818CC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3E23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9DF271A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5.9 General Ledger Module</w:t>
      </w:r>
    </w:p>
    <w:p w14:paraId="60EBEACF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5.9.1 Business Requirements</w:t>
      </w:r>
    </w:p>
    <w:p w14:paraId="559BE34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accurate double-entry accounting records for all financial transactions, enabling financial reporting and audit compliance.</w:t>
      </w:r>
    </w:p>
    <w:p w14:paraId="586B4A6C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5.9.2 Functional Requirements</w:t>
      </w:r>
    </w:p>
    <w:p w14:paraId="27130872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FR-GL-001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Chart of Accounts</w:t>
      </w:r>
    </w:p>
    <w:p w14:paraId="2037D6E1" w14:textId="77777777" w:rsidR="00192C6A" w:rsidRPr="00192C6A" w:rsidRDefault="00192C6A" w:rsidP="00375A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 shall maintain master chart of accounts</w:t>
      </w:r>
    </w:p>
    <w:p w14:paraId="193B4AEF" w14:textId="77777777" w:rsidR="00192C6A" w:rsidRPr="00192C6A" w:rsidRDefault="00192C6A" w:rsidP="00375A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account structure:</w:t>
      </w:r>
    </w:p>
    <w:p w14:paraId="12B67A75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code (numeric or alphanumeric)</w:t>
      </w:r>
    </w:p>
    <w:p w14:paraId="7D84A6DA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name</w:t>
      </w:r>
    </w:p>
    <w:p w14:paraId="6501FCEB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type (Asset, Liability, Equity, Revenue, Expense)</w:t>
      </w:r>
    </w:p>
    <w:p w14:paraId="1850A9CD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subtype</w:t>
      </w:r>
    </w:p>
    <w:p w14:paraId="698EDC8F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 account (for hierarchical structure)</w:t>
      </w:r>
    </w:p>
    <w:p w14:paraId="28B057E8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10291FB9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Normal balance (Debit/Credit)</w:t>
      </w:r>
    </w:p>
    <w:p w14:paraId="14B2B7C7" w14:textId="77777777" w:rsidR="00192C6A" w:rsidRPr="00192C6A" w:rsidRDefault="00192C6A" w:rsidP="00375A12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Active/inactive status</w:t>
      </w:r>
    </w:p>
    <w:p w14:paraId="27411048" w14:textId="77777777" w:rsidR="00192C6A" w:rsidRPr="00192C6A" w:rsidRDefault="00192C6A" w:rsidP="00375A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creating new accounts with approval</w:t>
      </w:r>
    </w:p>
    <w:p w14:paraId="061A5C79" w14:textId="77777777" w:rsidR="00192C6A" w:rsidRPr="00192C6A" w:rsidRDefault="00192C6A" w:rsidP="00375A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prevent deletion of accounts with transactions</w:t>
      </w:r>
    </w:p>
    <w:p w14:paraId="3C5A37EB" w14:textId="77777777" w:rsidR="00192C6A" w:rsidRPr="00192C6A" w:rsidRDefault="00192C6A" w:rsidP="00375A1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account hierarchy up to 5 levels</w:t>
      </w:r>
    </w:p>
    <w:p w14:paraId="6C20016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FR-GL-002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Automated Journal Entries</w:t>
      </w:r>
    </w:p>
    <w:p w14:paraId="22E357EA" w14:textId="77777777" w:rsidR="00192C6A" w:rsidRPr="00192C6A" w:rsidRDefault="00192C6A" w:rsidP="00375A1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automatically generate journal entries for:</w:t>
      </w:r>
    </w:p>
    <w:p w14:paraId="06B0712C" w14:textId="77777777" w:rsidR="00192C6A" w:rsidRPr="00192C6A" w:rsidRDefault="00192C6A" w:rsidP="00375A12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transactions (deposits, withdrawals, transfers)</w:t>
      </w:r>
    </w:p>
    <w:p w14:paraId="39F24B33" w14:textId="77777777" w:rsidR="00192C6A" w:rsidRPr="00192C6A" w:rsidRDefault="00192C6A" w:rsidP="00375A12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exchanges (realized gains/losses)</w:t>
      </w:r>
    </w:p>
    <w:p w14:paraId="1F3BAF6F" w14:textId="77777777" w:rsidR="00192C6A" w:rsidRPr="00192C6A" w:rsidRDefault="00192C6A" w:rsidP="00375A12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 collections</w:t>
      </w:r>
    </w:p>
    <w:p w14:paraId="4FC5E8E0" w14:textId="77777777" w:rsidR="00192C6A" w:rsidRPr="00192C6A" w:rsidRDefault="00192C6A" w:rsidP="00375A12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transfers</w:t>
      </w:r>
    </w:p>
    <w:p w14:paraId="7683B203" w14:textId="77777777" w:rsidR="00192C6A" w:rsidRPr="00192C6A" w:rsidRDefault="00192C6A" w:rsidP="00375A1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ensure all entries balance (debits = credits)</w:t>
      </w:r>
    </w:p>
    <w:p w14:paraId="355118B9" w14:textId="77777777" w:rsidR="00192C6A" w:rsidRPr="00192C6A" w:rsidRDefault="00192C6A" w:rsidP="00375A1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generate unique journal entry reference number</w:t>
      </w:r>
    </w:p>
    <w:p w14:paraId="032E3FF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FR-GL-00</w:t>
      </w:r>
      <w:r w:rsidR="003325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Account Balances</w:t>
      </w:r>
    </w:p>
    <w:p w14:paraId="2058702C" w14:textId="77777777" w:rsidR="00192C6A" w:rsidRPr="00192C6A" w:rsidRDefault="00192C6A" w:rsidP="00375A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real-time account balances</w:t>
      </w:r>
    </w:p>
    <w:p w14:paraId="7BD41D7A" w14:textId="77777777" w:rsidR="00192C6A" w:rsidRPr="00192C6A" w:rsidRDefault="00192C6A" w:rsidP="00375A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calculate:</w:t>
      </w:r>
    </w:p>
    <w:p w14:paraId="137BCBD5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Opening balance for period</w:t>
      </w:r>
    </w:p>
    <w:p w14:paraId="0F475D42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Debit total</w:t>
      </w:r>
    </w:p>
    <w:p w14:paraId="3FD16D44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 total</w:t>
      </w:r>
    </w:p>
    <w:p w14:paraId="60599DB2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Closing balance</w:t>
      </w:r>
    </w:p>
    <w:p w14:paraId="6903A741" w14:textId="77777777" w:rsidR="00192C6A" w:rsidRPr="00192C6A" w:rsidRDefault="00192C6A" w:rsidP="00375A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display balances by:</w:t>
      </w:r>
    </w:p>
    <w:p w14:paraId="4C34508A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 account</w:t>
      </w:r>
    </w:p>
    <w:p w14:paraId="0E029581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type/category</w:t>
      </w:r>
    </w:p>
    <w:p w14:paraId="142E2166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48C40DFC" w14:textId="77777777" w:rsidR="00192C6A" w:rsidRPr="00192C6A" w:rsidRDefault="00192C6A" w:rsidP="00375A12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Accounting period</w:t>
      </w:r>
    </w:p>
    <w:p w14:paraId="245964C6" w14:textId="77777777" w:rsidR="00192C6A" w:rsidRPr="00192C6A" w:rsidRDefault="00192C6A" w:rsidP="00375A1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multi-currency consolidation</w:t>
      </w:r>
    </w:p>
    <w:p w14:paraId="147BCCCF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BC05B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2C1CDA6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5.10 Nostro Transfer Module</w:t>
      </w:r>
    </w:p>
    <w:p w14:paraId="6FFB46B3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5.10.1 Business Requirements</w:t>
      </w:r>
    </w:p>
    <w:p w14:paraId="15D4225D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transfers between the organization's bank accounts (Nostro accounts) held at different banks for liquidity management.</w:t>
      </w:r>
    </w:p>
    <w:p w14:paraId="0636FB77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5.10.2 Functional Requirements</w:t>
      </w:r>
    </w:p>
    <w:p w14:paraId="0659C81F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FR-NT-001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Nostro Account Management</w:t>
      </w:r>
    </w:p>
    <w:p w14:paraId="3D5EF01B" w14:textId="77777777" w:rsidR="00192C6A" w:rsidRPr="00192C6A" w:rsidRDefault="00192C6A" w:rsidP="00375A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registry of all Nostro accounts:</w:t>
      </w:r>
    </w:p>
    <w:p w14:paraId="7E2E010A" w14:textId="77777777" w:rsidR="00192C6A" w:rsidRPr="00192C6A" w:rsidRDefault="00192C6A" w:rsidP="00375A12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name and branch</w:t>
      </w:r>
    </w:p>
    <w:p w14:paraId="45EAD68B" w14:textId="77777777" w:rsidR="00192C6A" w:rsidRPr="00192C6A" w:rsidRDefault="00192C6A" w:rsidP="00375A12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number and IBAN</w:t>
      </w:r>
    </w:p>
    <w:p w14:paraId="5D355A5A" w14:textId="77777777" w:rsidR="00192C6A" w:rsidRPr="00192C6A" w:rsidRDefault="00192C6A" w:rsidP="00375A12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62D80FF3" w14:textId="77777777" w:rsidR="00192C6A" w:rsidRPr="00192C6A" w:rsidRDefault="00192C6A" w:rsidP="00375A12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type (Current, Savings, Deposit)</w:t>
      </w:r>
    </w:p>
    <w:p w14:paraId="15E8D4A4" w14:textId="77777777" w:rsidR="00192C6A" w:rsidRPr="00192C6A" w:rsidRDefault="00192C6A" w:rsidP="00375A12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purpose</w:t>
      </w:r>
    </w:p>
    <w:p w14:paraId="2032589E" w14:textId="77777777" w:rsidR="00192C6A" w:rsidRPr="00192C6A" w:rsidRDefault="00192C6A" w:rsidP="00375A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adding/editing Nostro accounts</w:t>
      </w:r>
    </w:p>
    <w:p w14:paraId="467E725A" w14:textId="77777777" w:rsidR="00192C6A" w:rsidRPr="00192C6A" w:rsidRDefault="00192C6A" w:rsidP="00375A1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mark accounts as active/inactive</w:t>
      </w:r>
    </w:p>
    <w:p w14:paraId="7BF5AF13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FR-NT-00</w:t>
      </w:r>
      <w:r w:rsidR="00A6420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Nostro Transfer Initiation</w:t>
      </w:r>
    </w:p>
    <w:p w14:paraId="1B4A5794" w14:textId="77777777" w:rsidR="00192C6A" w:rsidRPr="00192C6A" w:rsidRDefault="00192C6A" w:rsidP="00375A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authorized users to initiate Nostro transfers</w:t>
      </w:r>
    </w:p>
    <w:p w14:paraId="0E0E7CFE" w14:textId="77777777" w:rsidR="00192C6A" w:rsidRPr="00192C6A" w:rsidRDefault="00192C6A" w:rsidP="00375A1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capture:</w:t>
      </w:r>
    </w:p>
    <w:p w14:paraId="5CDDE6E7" w14:textId="77777777" w:rsidR="00192C6A" w:rsidRPr="00192C6A" w:rsidRDefault="00192C6A" w:rsidP="00375A12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 Nostro account</w:t>
      </w:r>
    </w:p>
    <w:p w14:paraId="47F00276" w14:textId="77777777" w:rsidR="00192C6A" w:rsidRPr="00192C6A" w:rsidRDefault="00192C6A" w:rsidP="00375A12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Destination Nostro account</w:t>
      </w:r>
    </w:p>
    <w:p w14:paraId="5D9B3AD6" w14:textId="77777777" w:rsidR="00192C6A" w:rsidRPr="00192C6A" w:rsidRDefault="00192C6A" w:rsidP="00375A12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Transfer amount and currency</w:t>
      </w:r>
    </w:p>
    <w:p w14:paraId="272D1902" w14:textId="77777777" w:rsidR="00192C6A" w:rsidRPr="00192C6A" w:rsidRDefault="00192C6A" w:rsidP="00375A12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Value date</w:t>
      </w:r>
    </w:p>
    <w:p w14:paraId="08251F79" w14:textId="77777777" w:rsidR="00192C6A" w:rsidRPr="00192C6A" w:rsidRDefault="00192C6A" w:rsidP="00375A12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Purpose/reason</w:t>
      </w:r>
    </w:p>
    <w:p w14:paraId="13350BD9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1996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2AFABAC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5.11 Fees &amp; Tariffs Module</w:t>
      </w:r>
    </w:p>
    <w:p w14:paraId="7859A8FE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5.11.1 Business Requirements</w:t>
      </w:r>
    </w:p>
    <w:p w14:paraId="22B50B5E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Define, manage, and automatically apply fees for various </w:t>
      </w:r>
      <w:r w:rsidR="00676F0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clients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681C8A1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5.11.2 Functional Requirements</w:t>
      </w:r>
    </w:p>
    <w:p w14:paraId="0BFA73CD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FR-FT-001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Fee Structure Definition</w:t>
      </w:r>
    </w:p>
    <w:p w14:paraId="22393280" w14:textId="77777777" w:rsidR="00192C6A" w:rsidRDefault="00192C6A" w:rsidP="00375A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master fee structure</w:t>
      </w:r>
      <w:r w:rsidR="0033589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applied to clients</w:t>
      </w:r>
    </w:p>
    <w:p w14:paraId="075326BB" w14:textId="77777777" w:rsidR="0035167C" w:rsidRPr="00192C6A" w:rsidRDefault="0035167C" w:rsidP="00375A1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 gain would be calculated based on the margin from Tariffs</w:t>
      </w:r>
    </w:p>
    <w:p w14:paraId="1C017953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2B4B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7789D9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5.12 Administration Module</w:t>
      </w:r>
    </w:p>
    <w:p w14:paraId="03F00661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5.12.1 Business Requirements</w:t>
      </w:r>
    </w:p>
    <w:p w14:paraId="2A3161B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system administration capabilities for user management, role and permission</w:t>
      </w:r>
      <w:r w:rsidR="00BE5FD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37ECFAC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5.12.2 Functional Requirements</w:t>
      </w:r>
    </w:p>
    <w:p w14:paraId="72F1CEAD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FR-ADM-001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User Management</w:t>
      </w:r>
    </w:p>
    <w:p w14:paraId="4192B0D8" w14:textId="77777777" w:rsidR="00192C6A" w:rsidRPr="00192C6A" w:rsidRDefault="00192C6A" w:rsidP="00375A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 shall allow creating user accounts for staff</w:t>
      </w:r>
    </w:p>
    <w:p w14:paraId="33971AD2" w14:textId="77777777" w:rsidR="00192C6A" w:rsidRPr="00192C6A" w:rsidRDefault="00192C6A" w:rsidP="00375A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capture:</w:t>
      </w:r>
    </w:p>
    <w:p w14:paraId="46ECC7A6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Username (unique)</w:t>
      </w:r>
    </w:p>
    <w:p w14:paraId="04B41196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name</w:t>
      </w:r>
    </w:p>
    <w:p w14:paraId="0B1358A6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address</w:t>
      </w:r>
    </w:p>
    <w:p w14:paraId="003C91C7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Phone number</w:t>
      </w:r>
    </w:p>
    <w:p w14:paraId="2EB13EFC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ID</w:t>
      </w:r>
    </w:p>
    <w:p w14:paraId="60CA0C28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Department</w:t>
      </w:r>
    </w:p>
    <w:p w14:paraId="4241551D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Job title</w:t>
      </w:r>
    </w:p>
    <w:p w14:paraId="5F6B19AB" w14:textId="77777777" w:rsidR="00192C6A" w:rsidRPr="00192C6A" w:rsidRDefault="00192C6A" w:rsidP="00375A12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status (Active, Inactive, Locked)</w:t>
      </w:r>
    </w:p>
    <w:p w14:paraId="2AC490AF" w14:textId="77777777" w:rsidR="00192C6A" w:rsidRPr="00192C6A" w:rsidRDefault="00192C6A" w:rsidP="00375A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enforce strong password policy</w:t>
      </w:r>
    </w:p>
    <w:p w14:paraId="51EF6210" w14:textId="77777777" w:rsidR="00192C6A" w:rsidRPr="00192C6A" w:rsidRDefault="00192C6A" w:rsidP="00375A1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password reset functionality</w:t>
      </w:r>
    </w:p>
    <w:p w14:paraId="6791ED81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FR-ADM-002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Role Management</w:t>
      </w:r>
    </w:p>
    <w:p w14:paraId="64516B11" w14:textId="77777777" w:rsidR="00192C6A" w:rsidRPr="00192C6A" w:rsidRDefault="00192C6A" w:rsidP="00375A1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role-based access control (RBAC)</w:t>
      </w:r>
    </w:p>
    <w:p w14:paraId="22855906" w14:textId="77777777" w:rsidR="00192C6A" w:rsidRPr="00192C6A" w:rsidRDefault="00192C6A" w:rsidP="00375A1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define standard roles:</w:t>
      </w:r>
    </w:p>
    <w:p w14:paraId="70B4F998" w14:textId="77777777" w:rsidR="00192C6A" w:rsidRPr="00192C6A" w:rsidRDefault="00192C6A" w:rsidP="00375A12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Administrator</w:t>
      </w:r>
    </w:p>
    <w:p w14:paraId="69D821D2" w14:textId="77777777" w:rsidR="00192C6A" w:rsidRPr="00192C6A" w:rsidRDefault="00192C6A" w:rsidP="00375A12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Compliance Officer</w:t>
      </w:r>
    </w:p>
    <w:p w14:paraId="23965AD2" w14:textId="77777777" w:rsidR="00192C6A" w:rsidRPr="00192C6A" w:rsidRDefault="0075193C" w:rsidP="00375A12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Operational Staff</w:t>
      </w:r>
    </w:p>
    <w:p w14:paraId="5A26E27C" w14:textId="77777777" w:rsidR="00192C6A" w:rsidRPr="00192C6A" w:rsidRDefault="00192C6A" w:rsidP="00375A1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creating custom roles</w:t>
      </w:r>
    </w:p>
    <w:p w14:paraId="20CB91BB" w14:textId="77777777" w:rsidR="00192C6A" w:rsidRPr="00192C6A" w:rsidRDefault="00192C6A" w:rsidP="00375A1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assign permissions to roles (not individual users)</w:t>
      </w:r>
    </w:p>
    <w:p w14:paraId="3CA26EE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FR-ADM-003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Permission Management</w:t>
      </w:r>
    </w:p>
    <w:p w14:paraId="3E846D34" w14:textId="77777777" w:rsidR="00192C6A" w:rsidRPr="00192C6A" w:rsidRDefault="00192C6A" w:rsidP="00375A1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define granular permissions:</w:t>
      </w:r>
    </w:p>
    <w:p w14:paraId="795E37F5" w14:textId="77777777" w:rsidR="00192C6A" w:rsidRPr="00192C6A" w:rsidRDefault="00192C6A" w:rsidP="00375A12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Module access (which modules user can access)</w:t>
      </w:r>
    </w:p>
    <w:p w14:paraId="2E95AA91" w14:textId="77777777" w:rsidR="00192C6A" w:rsidRPr="00192C6A" w:rsidRDefault="00192C6A" w:rsidP="00375A12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access</w:t>
      </w:r>
    </w:p>
    <w:p w14:paraId="3EBD3A31" w14:textId="77777777" w:rsidR="00192C6A" w:rsidRPr="00192C6A" w:rsidRDefault="00192C6A" w:rsidP="00375A1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assign permissions to roles</w:t>
      </w:r>
    </w:p>
    <w:p w14:paraId="7C6E4882" w14:textId="77777777" w:rsidR="00192C6A" w:rsidRPr="00192C6A" w:rsidRDefault="00192C6A" w:rsidP="00375A1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enforce permissions throughout application</w:t>
      </w:r>
    </w:p>
    <w:p w14:paraId="2DE093D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FR-ADM-00</w:t>
      </w:r>
      <w:r w:rsidR="000A7A3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Authentication Configuration</w:t>
      </w:r>
    </w:p>
    <w:p w14:paraId="1B949F9C" w14:textId="77777777" w:rsidR="00192C6A" w:rsidRPr="00192C6A" w:rsidRDefault="00192C6A" w:rsidP="00375A1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multiple authentication methods:</w:t>
      </w:r>
    </w:p>
    <w:p w14:paraId="2FBBEADB" w14:textId="77777777" w:rsidR="00192C6A" w:rsidRPr="00192C6A" w:rsidRDefault="00192C6A" w:rsidP="00375A12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Username and password</w:t>
      </w:r>
    </w:p>
    <w:p w14:paraId="572D9C76" w14:textId="77777777" w:rsidR="00192C6A" w:rsidRPr="00192C6A" w:rsidRDefault="00192C6A" w:rsidP="00375A12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Multi-factor authentication (MFA) via SMS or authenticator app</w:t>
      </w:r>
    </w:p>
    <w:p w14:paraId="0BD850F5" w14:textId="77777777" w:rsidR="00192C6A" w:rsidRPr="00192C6A" w:rsidRDefault="00192C6A" w:rsidP="00375A1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configure session timeout</w:t>
      </w:r>
    </w:p>
    <w:p w14:paraId="04A684AD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DB09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D492512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5.13 Settings Module</w:t>
      </w:r>
    </w:p>
    <w:p w14:paraId="3A200745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5.13.1 Business Requirements</w:t>
      </w:r>
    </w:p>
    <w:p w14:paraId="79C3B2D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Provide organization-wide settings and configuration options for operational parameters, business rules, and system 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3B0B49A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5.13.2 Functional Requirements</w:t>
      </w:r>
    </w:p>
    <w:p w14:paraId="0D0D5157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FR-SET-00</w:t>
      </w:r>
      <w:r w:rsidR="00B13D7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Currency Management</w:t>
      </w:r>
    </w:p>
    <w:p w14:paraId="52F61E77" w14:textId="77777777" w:rsidR="00192C6A" w:rsidRPr="00192C6A" w:rsidRDefault="00192C6A" w:rsidP="00375A1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list of supported currencies</w:t>
      </w:r>
    </w:p>
    <w:p w14:paraId="46FBAD59" w14:textId="77777777" w:rsidR="00192C6A" w:rsidRPr="00192C6A" w:rsidRDefault="00192C6A" w:rsidP="00375A1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configure:</w:t>
      </w:r>
    </w:p>
    <w:p w14:paraId="4035FB4F" w14:textId="77777777" w:rsidR="00192C6A" w:rsidRPr="00192C6A" w:rsidRDefault="00192C6A" w:rsidP="00375A12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code (ISO 4217)</w:t>
      </w:r>
    </w:p>
    <w:p w14:paraId="71F6E694" w14:textId="77777777" w:rsidR="00192C6A" w:rsidRPr="00192C6A" w:rsidRDefault="00192C6A" w:rsidP="00375A12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name and symbol</w:t>
      </w:r>
    </w:p>
    <w:p w14:paraId="27F8B6A6" w14:textId="77777777" w:rsidR="00192C6A" w:rsidRPr="00192C6A" w:rsidRDefault="00192C6A" w:rsidP="00375A12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Number of decimal places</w:t>
      </w:r>
    </w:p>
    <w:p w14:paraId="0B83D3F4" w14:textId="77777777" w:rsidR="00192C6A" w:rsidRPr="00192C6A" w:rsidRDefault="00192C6A" w:rsidP="00375A12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currency for reporting</w:t>
      </w:r>
    </w:p>
    <w:p w14:paraId="5B66DC5B" w14:textId="77777777" w:rsidR="00192C6A" w:rsidRPr="00192C6A" w:rsidRDefault="00192C6A" w:rsidP="00375A12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Active/inactive status</w:t>
      </w:r>
    </w:p>
    <w:p w14:paraId="1420690D" w14:textId="77777777" w:rsidR="00192C6A" w:rsidRPr="00192C6A" w:rsidRDefault="00192C6A" w:rsidP="00375A1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adding new currencies</w:t>
      </w:r>
    </w:p>
    <w:p w14:paraId="3A6AD0F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FR-SET-004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Country and Region Settings</w:t>
      </w:r>
    </w:p>
    <w:p w14:paraId="2EDF8B3E" w14:textId="77777777" w:rsidR="00192C6A" w:rsidRPr="00192C6A" w:rsidRDefault="00192C6A" w:rsidP="00375A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list of supported countries</w:t>
      </w:r>
    </w:p>
    <w:p w14:paraId="50ED987F" w14:textId="77777777" w:rsidR="00192C6A" w:rsidRPr="00192C6A" w:rsidRDefault="00192C6A" w:rsidP="00375A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configure:</w:t>
      </w:r>
    </w:p>
    <w:p w14:paraId="46002B36" w14:textId="77777777" w:rsidR="00192C6A" w:rsidRPr="00192C6A" w:rsidRDefault="00192C6A" w:rsidP="00375A12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Country name and code (ISO 3166)</w:t>
      </w:r>
    </w:p>
    <w:p w14:paraId="0F867FC0" w14:textId="77777777" w:rsidR="00192C6A" w:rsidRPr="00192C6A" w:rsidRDefault="00192C6A" w:rsidP="00375A12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Region/continent</w:t>
      </w:r>
    </w:p>
    <w:p w14:paraId="35DFA704" w14:textId="77777777" w:rsidR="00192C6A" w:rsidRPr="00192C6A" w:rsidRDefault="00192C6A" w:rsidP="00375A12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level (for AML purposes)</w:t>
      </w:r>
    </w:p>
    <w:p w14:paraId="60171C1E" w14:textId="77777777" w:rsidR="00192C6A" w:rsidRPr="00192C6A" w:rsidRDefault="00192C6A" w:rsidP="00375A12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Supported services per country</w:t>
      </w:r>
    </w:p>
    <w:p w14:paraId="719E98AA" w14:textId="77777777" w:rsidR="00192C6A" w:rsidRPr="00192C6A" w:rsidRDefault="00192C6A" w:rsidP="00375A12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Sanctions status</w:t>
      </w:r>
    </w:p>
    <w:p w14:paraId="6C53B5EE" w14:textId="77777777" w:rsidR="00192C6A" w:rsidRPr="00192C6A" w:rsidRDefault="00192C6A" w:rsidP="00375A1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use country settings for compliance checks</w:t>
      </w:r>
    </w:p>
    <w:p w14:paraId="6277552F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1E8D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BAB9393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5.14 Bank Module</w:t>
      </w:r>
    </w:p>
    <w:p w14:paraId="60494BE9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5.14.1 Business Requirements</w:t>
      </w:r>
    </w:p>
    <w:p w14:paraId="76F21DD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relationships with partner banks, bank account information, and bank-related operations for payment processing and reconciliation.</w:t>
      </w:r>
    </w:p>
    <w:p w14:paraId="4170503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5.14.2 Functional Requirements</w:t>
      </w:r>
    </w:p>
    <w:p w14:paraId="0CC16EE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FR-BNK-001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Bank Registry</w:t>
      </w:r>
    </w:p>
    <w:p w14:paraId="73C83422" w14:textId="77777777" w:rsidR="00192C6A" w:rsidRPr="00192C6A" w:rsidRDefault="00192C6A" w:rsidP="00375A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registry of all partner banks</w:t>
      </w:r>
    </w:p>
    <w:p w14:paraId="62850099" w14:textId="77777777" w:rsidR="00192C6A" w:rsidRPr="00192C6A" w:rsidRDefault="00192C6A" w:rsidP="00375A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capture:</w:t>
      </w:r>
    </w:p>
    <w:p w14:paraId="2374DE5A" w14:textId="77777777" w:rsidR="00192C6A" w:rsidRPr="00192C6A" w:rsidRDefault="00192C6A" w:rsidP="00375A12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name</w:t>
      </w:r>
    </w:p>
    <w:p w14:paraId="5582E455" w14:textId="77777777" w:rsidR="00192C6A" w:rsidRPr="00192C6A" w:rsidRDefault="00192C6A" w:rsidP="00375A12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code (routing number, sort code, BIC/SWIFT)</w:t>
      </w:r>
    </w:p>
    <w:p w14:paraId="197E6F37" w14:textId="77777777" w:rsidR="00192C6A" w:rsidRPr="00192C6A" w:rsidRDefault="00192C6A" w:rsidP="00375A12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address and contact information</w:t>
      </w:r>
    </w:p>
    <w:p w14:paraId="227D5EC2" w14:textId="77777777" w:rsidR="00192C6A" w:rsidRPr="00192C6A" w:rsidRDefault="00192C6A" w:rsidP="00375A12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Supported services (wire transfer, ACH, SEPA, local transfer)</w:t>
      </w:r>
    </w:p>
    <w:p w14:paraId="3EA900C8" w14:textId="77777777" w:rsidR="00192C6A" w:rsidRPr="00192C6A" w:rsidRDefault="00192C6A" w:rsidP="00375A12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status (Active, Inactive)</w:t>
      </w:r>
    </w:p>
    <w:p w14:paraId="748FDD5B" w14:textId="77777777" w:rsidR="00192C6A" w:rsidRPr="00192C6A" w:rsidRDefault="00192C6A" w:rsidP="00375A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allow adding new banks</w:t>
      </w:r>
    </w:p>
    <w:p w14:paraId="4E2BF10E" w14:textId="77777777" w:rsidR="00192C6A" w:rsidRPr="00192C6A" w:rsidRDefault="00192C6A" w:rsidP="00375A1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prevent duplicate bank entries</w:t>
      </w:r>
    </w:p>
    <w:p w14:paraId="06CB8FD0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FR-BNK-002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Bank Account Management</w:t>
      </w:r>
    </w:p>
    <w:p w14:paraId="4A58DD5A" w14:textId="77777777" w:rsidR="00192C6A" w:rsidRPr="00192C6A" w:rsidRDefault="00192C6A" w:rsidP="00375A1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organization's bank accounts at partner banks</w:t>
      </w:r>
    </w:p>
    <w:p w14:paraId="4E30A7C7" w14:textId="77777777" w:rsidR="00192C6A" w:rsidRPr="00192C6A" w:rsidRDefault="00192C6A" w:rsidP="00375A1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store:</w:t>
      </w:r>
    </w:p>
    <w:p w14:paraId="3BA14E37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Account number and IBAN</w:t>
      </w:r>
    </w:p>
    <w:p w14:paraId="3642746A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name</w:t>
      </w:r>
    </w:p>
    <w:p w14:paraId="2E78D795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</w:t>
      </w:r>
    </w:p>
    <w:p w14:paraId="6CF33722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type (Current, Savings, Nostro)</w:t>
      </w:r>
    </w:p>
    <w:p w14:paraId="4997028B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relationship manager contact</w:t>
      </w:r>
    </w:p>
    <w:p w14:paraId="41497D9D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Authorized signatories</w:t>
      </w:r>
    </w:p>
    <w:p w14:paraId="3B64D830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 purpose</w:t>
      </w:r>
    </w:p>
    <w:p w14:paraId="26C66F59" w14:textId="77777777" w:rsidR="00192C6A" w:rsidRPr="00192C6A" w:rsidRDefault="00192C6A" w:rsidP="00375A12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balance (manual or API-synced)</w:t>
      </w:r>
    </w:p>
    <w:p w14:paraId="25AA6EDE" w14:textId="77777777" w:rsidR="00192C6A" w:rsidRPr="00192C6A" w:rsidRDefault="00192C6A" w:rsidP="00375A1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link bank accounts to GL accounts</w:t>
      </w:r>
    </w:p>
    <w:p w14:paraId="166C03B5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2647AC1">
          <v:rect id="Horizontal Line 120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32E118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NON-FUNCTIONAL REQUIREMENTS</w:t>
      </w:r>
    </w:p>
    <w:p w14:paraId="4EF22DAF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Performance Requirements</w:t>
      </w:r>
    </w:p>
    <w:p w14:paraId="3BCF75DB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NFR-PER-001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Response Time</w:t>
      </w:r>
    </w:p>
    <w:p w14:paraId="20E91FE3" w14:textId="77777777" w:rsidR="00192C6A" w:rsidRPr="00192C6A" w:rsidRDefault="00192C6A" w:rsidP="00375A1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 pages shall load within 3 seconds under normal conditions</w:t>
      </w:r>
    </w:p>
    <w:p w14:paraId="2A790C53" w14:textId="77777777" w:rsidR="00192C6A" w:rsidRPr="00192C6A" w:rsidRDefault="00192C6A" w:rsidP="00375A1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processing shall complete within 5 seconds</w:t>
      </w:r>
    </w:p>
    <w:p w14:paraId="00DAA339" w14:textId="77777777" w:rsidR="00192C6A" w:rsidRPr="00192C6A" w:rsidRDefault="00192C6A" w:rsidP="00375A1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 queries shall return results within 2 seconds</w:t>
      </w:r>
    </w:p>
    <w:p w14:paraId="5EB477BB" w14:textId="77777777" w:rsidR="00192C6A" w:rsidRPr="00192C6A" w:rsidRDefault="00192C6A" w:rsidP="00375A1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Reports shall generate within 30 seconds for standard date ranges</w:t>
      </w:r>
    </w:p>
    <w:p w14:paraId="4C62195A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NFR-PER-002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Throughput</w:t>
      </w:r>
    </w:p>
    <w:p w14:paraId="6A735D85" w14:textId="77777777" w:rsidR="00192C6A" w:rsidRPr="00192C6A" w:rsidRDefault="00192C6A" w:rsidP="00375A1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System shall support minimum </w:t>
      </w:r>
      <w:r w:rsidR="00216E0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00 concurrent users</w:t>
      </w:r>
    </w:p>
    <w:p w14:paraId="66D7B0A0" w14:textId="77777777" w:rsidR="00192C6A" w:rsidRPr="00192C6A" w:rsidRDefault="00192C6A" w:rsidP="00375A1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process minimum 1,000 transactions per hour</w:t>
      </w:r>
    </w:p>
    <w:p w14:paraId="7B9FC6E2" w14:textId="77777777" w:rsidR="00192C6A" w:rsidRPr="00192C6A" w:rsidRDefault="00192C6A" w:rsidP="00375A1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handle peak loads 3x normal volume</w:t>
      </w:r>
    </w:p>
    <w:p w14:paraId="3B9DC75C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NFR-PER-003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Scalability</w:t>
      </w:r>
    </w:p>
    <w:p w14:paraId="2EF5E69F" w14:textId="77777777" w:rsidR="00192C6A" w:rsidRPr="00192C6A" w:rsidRDefault="00192C6A" w:rsidP="00375A1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architecture shall support horizontal scaling</w:t>
      </w:r>
    </w:p>
    <w:p w14:paraId="2A9D1F34" w14:textId="77777777" w:rsidR="00192C6A" w:rsidRPr="00192C6A" w:rsidRDefault="00192C6A" w:rsidP="00375A1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shall be optimized for growth to 1 million customers</w:t>
      </w:r>
    </w:p>
    <w:p w14:paraId="68C2E5A1" w14:textId="77777777" w:rsidR="00192C6A" w:rsidRPr="00192C6A" w:rsidRDefault="00192C6A" w:rsidP="00375A1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handle 1 billion transaction records</w:t>
      </w:r>
    </w:p>
    <w:p w14:paraId="17F0463B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Security Requirements</w:t>
      </w:r>
    </w:p>
    <w:p w14:paraId="77C2F8C2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NFR-SEC-001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Data Encryption</w:t>
      </w:r>
    </w:p>
    <w:p w14:paraId="0DCE1494" w14:textId="77777777" w:rsidR="00192C6A" w:rsidRPr="00192C6A" w:rsidRDefault="00192C6A" w:rsidP="00375A1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data in transit shall be encrypted using TLS 1.3</w:t>
      </w:r>
    </w:p>
    <w:p w14:paraId="35F82D09" w14:textId="77777777" w:rsidR="00192C6A" w:rsidRPr="00192C6A" w:rsidRDefault="00192C6A" w:rsidP="00375A1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sensitive data at rest shall be encrypted using AES-256</w:t>
      </w:r>
    </w:p>
    <w:p w14:paraId="0CE47FC0" w14:textId="77777777" w:rsidR="00192C6A" w:rsidRPr="00192C6A" w:rsidRDefault="00192C6A" w:rsidP="00375A1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connections shall be encrypted</w:t>
      </w:r>
    </w:p>
    <w:p w14:paraId="3505952F" w14:textId="77777777" w:rsidR="00192C6A" w:rsidRPr="00192C6A" w:rsidRDefault="00192C6A" w:rsidP="00375A1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Passwords shall be hashed using 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bcrypt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 stronger algorithm</w:t>
      </w:r>
    </w:p>
    <w:p w14:paraId="3238FAE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NFR-SEC-002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Authentication</w:t>
      </w:r>
    </w:p>
    <w:p w14:paraId="4EFE26B1" w14:textId="77777777" w:rsidR="00192C6A" w:rsidRPr="00192C6A" w:rsidRDefault="00192C6A" w:rsidP="00375A1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enforce strong password policy (minimum 12 characters, complexity requirements)</w:t>
      </w:r>
    </w:p>
    <w:p w14:paraId="071F25AD" w14:textId="77777777" w:rsidR="00192C6A" w:rsidRPr="00192C6A" w:rsidRDefault="00192C6A" w:rsidP="00375A1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Multi-factor authentication shall be mandatory for </w:t>
      </w:r>
      <w:r w:rsidR="008420C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users</w:t>
      </w:r>
    </w:p>
    <w:p w14:paraId="50F51B5D" w14:textId="77777777" w:rsidR="00192C6A" w:rsidRPr="00192C6A" w:rsidRDefault="00192C6A" w:rsidP="00375A1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Sessions shall timeout after 15 minutes of inactivity</w:t>
      </w:r>
    </w:p>
    <w:p w14:paraId="66279D7E" w14:textId="77777777" w:rsidR="00192C6A" w:rsidRPr="00192C6A" w:rsidRDefault="00192C6A" w:rsidP="00375A1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lock accounts after 5 failed login attempts</w:t>
      </w:r>
    </w:p>
    <w:p w14:paraId="18D1DB65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NFR-SEC-003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Authorization</w:t>
      </w:r>
    </w:p>
    <w:p w14:paraId="45DA6564" w14:textId="77777777" w:rsidR="00192C6A" w:rsidRPr="00192C6A" w:rsidRDefault="00192C6A" w:rsidP="00375A1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implement role-based access control (RBAC)</w:t>
      </w:r>
    </w:p>
    <w:p w14:paraId="667093E7" w14:textId="77777777" w:rsidR="00192C6A" w:rsidRPr="00192C6A" w:rsidRDefault="00192C6A" w:rsidP="00375A1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Permissions shall be enforced at API level</w:t>
      </w:r>
    </w:p>
    <w:p w14:paraId="07E6F850" w14:textId="77777777" w:rsidR="00192C6A" w:rsidRPr="00192C6A" w:rsidRDefault="00192C6A" w:rsidP="00375A1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shall have access only to authorized data and functions</w:t>
      </w:r>
    </w:p>
    <w:p w14:paraId="42D0BE0C" w14:textId="77777777" w:rsidR="00192C6A" w:rsidRPr="00192C6A" w:rsidRDefault="00192C6A" w:rsidP="00375A1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authorization decisions shall be logged</w:t>
      </w:r>
    </w:p>
    <w:p w14:paraId="5D17B9E9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 Availability and Reliability</w:t>
      </w:r>
    </w:p>
    <w:p w14:paraId="7243FA88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NFR-AVL-001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Uptime</w:t>
      </w:r>
    </w:p>
    <w:p w14:paraId="34EF19E9" w14:textId="77777777" w:rsidR="00192C6A" w:rsidRPr="00192C6A" w:rsidRDefault="00192C6A" w:rsidP="00375A1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99.9% uptime (maximum 8.76 hours downtime per year)</w:t>
      </w:r>
    </w:p>
    <w:p w14:paraId="53C1C5B4" w14:textId="77777777" w:rsidR="00192C6A" w:rsidRPr="00192C6A" w:rsidRDefault="00192C6A" w:rsidP="00375A1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Planned maintenance shall be scheduled during off-peak hours</w:t>
      </w:r>
    </w:p>
    <w:p w14:paraId="4BCA5DDC" w14:textId="77777777" w:rsidR="00192C6A" w:rsidRPr="00192C6A" w:rsidRDefault="00192C6A" w:rsidP="00375A1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advance notice for maintenance windows</w:t>
      </w:r>
    </w:p>
    <w:p w14:paraId="2D7FA81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NFR-AVL-002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Backup and Recovery</w:t>
      </w:r>
    </w:p>
    <w:p w14:paraId="1560A57F" w14:textId="77777777" w:rsidR="00192C6A" w:rsidRPr="00192C6A" w:rsidRDefault="00192C6A" w:rsidP="00375A1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perform automated daily backups</w:t>
      </w:r>
    </w:p>
    <w:p w14:paraId="37B9A785" w14:textId="77777777" w:rsidR="00192C6A" w:rsidRPr="00192C6A" w:rsidRDefault="00192C6A" w:rsidP="00375A1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Recovery Point Objective (RPO): 24 hours</w:t>
      </w:r>
    </w:p>
    <w:p w14:paraId="685C5D80" w14:textId="77777777" w:rsidR="00192C6A" w:rsidRPr="00192C6A" w:rsidRDefault="00192C6A" w:rsidP="00375A1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Recovery Time Objective (RTO): 4 hours</w:t>
      </w:r>
    </w:p>
    <w:p w14:paraId="3A7BDC94" w14:textId="77777777" w:rsidR="00192C6A" w:rsidRPr="00192C6A" w:rsidRDefault="00192C6A" w:rsidP="00375A1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Backups shall be stored in geographically separate location</w:t>
      </w:r>
    </w:p>
    <w:p w14:paraId="3CC9F4E1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NFR-AVL-003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Disaster Recovery</w:t>
      </w:r>
    </w:p>
    <w:p w14:paraId="2AC430C9" w14:textId="77777777" w:rsidR="00192C6A" w:rsidRPr="00192C6A" w:rsidRDefault="00192C6A" w:rsidP="00375A1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have documented disaster recovery plan</w:t>
      </w:r>
    </w:p>
    <w:p w14:paraId="439048B7" w14:textId="77777777" w:rsidR="00192C6A" w:rsidRPr="00192C6A" w:rsidRDefault="00192C6A" w:rsidP="00375A1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Disaster recovery procedures shall be tested annually</w:t>
      </w:r>
    </w:p>
    <w:p w14:paraId="11426914" w14:textId="77777777" w:rsidR="00192C6A" w:rsidRPr="00192C6A" w:rsidRDefault="00192C6A" w:rsidP="00375A1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failover to backup site</w:t>
      </w:r>
    </w:p>
    <w:p w14:paraId="3BC5DA84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6.4 Usability Requirements</w:t>
      </w:r>
    </w:p>
    <w:p w14:paraId="305CC0E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NFR-USA-001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User Interface</w:t>
      </w:r>
    </w:p>
    <w:p w14:paraId="71618501" w14:textId="77777777" w:rsidR="00192C6A" w:rsidRPr="00192C6A" w:rsidRDefault="00192C6A" w:rsidP="00375A1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Interface shall be intuitive and require minimal training</w:t>
      </w:r>
    </w:p>
    <w:p w14:paraId="453879D0" w14:textId="77777777" w:rsidR="00192C6A" w:rsidRPr="00192C6A" w:rsidRDefault="00192C6A" w:rsidP="00375A1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follow consistent design patterns</w:t>
      </w:r>
    </w:p>
    <w:p w14:paraId="22A6038B" w14:textId="77777777" w:rsidR="00192C6A" w:rsidRPr="00192C6A" w:rsidRDefault="00192C6A" w:rsidP="00375A1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be responsive and work on desktop, tablet, and mobile</w:t>
      </w:r>
    </w:p>
    <w:p w14:paraId="55E2C350" w14:textId="77777777" w:rsidR="00192C6A" w:rsidRPr="00192C6A" w:rsidRDefault="00192C6A" w:rsidP="00375A1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be accessible (WCAG 2.1 Level AA compliance)</w:t>
      </w:r>
    </w:p>
    <w:p w14:paraId="776BA967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NFR-USA-00</w:t>
      </w:r>
      <w:r w:rsidR="00E13AD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Help and Support</w:t>
      </w:r>
    </w:p>
    <w:p w14:paraId="784ED059" w14:textId="77777777" w:rsidR="00192C6A" w:rsidRPr="00192C6A" w:rsidRDefault="00192C6A" w:rsidP="00375A1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contextual help for complex features</w:t>
      </w:r>
    </w:p>
    <w:p w14:paraId="029BD0F6" w14:textId="77777777" w:rsidR="00192C6A" w:rsidRPr="00192C6A" w:rsidRDefault="00192C6A" w:rsidP="00375A1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include user documentation and guides</w:t>
      </w:r>
    </w:p>
    <w:p w14:paraId="2EAC0CC3" w14:textId="77777777" w:rsidR="00192C6A" w:rsidRPr="00192C6A" w:rsidRDefault="00192C6A" w:rsidP="00375A1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error messages that are clear and actionable</w:t>
      </w:r>
    </w:p>
    <w:p w14:paraId="197272CE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6.5 Compatibility Requirements</w:t>
      </w:r>
    </w:p>
    <w:p w14:paraId="56AB0AC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NFR-COM-001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Browser Support</w:t>
      </w:r>
    </w:p>
    <w:p w14:paraId="7AC921C5" w14:textId="77777777" w:rsidR="00192C6A" w:rsidRPr="00192C6A" w:rsidRDefault="00192C6A" w:rsidP="00375A1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 shall support latest versions of:</w:t>
      </w:r>
    </w:p>
    <w:p w14:paraId="11218C96" w14:textId="77777777" w:rsidR="00192C6A" w:rsidRPr="00192C6A" w:rsidRDefault="00192C6A" w:rsidP="00375A12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Chrome</w:t>
      </w:r>
    </w:p>
    <w:p w14:paraId="4F1B2072" w14:textId="77777777" w:rsidR="00192C6A" w:rsidRPr="00192C6A" w:rsidRDefault="00192C6A" w:rsidP="00375A12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Mozilla Firefox</w:t>
      </w:r>
    </w:p>
    <w:p w14:paraId="5EB899F7" w14:textId="77777777" w:rsidR="00192C6A" w:rsidRPr="00192C6A" w:rsidRDefault="00192C6A" w:rsidP="00375A12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Microsoft Edge</w:t>
      </w:r>
    </w:p>
    <w:p w14:paraId="6AF78FCA" w14:textId="77777777" w:rsidR="00192C6A" w:rsidRPr="00192C6A" w:rsidRDefault="00192C6A" w:rsidP="00375A12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Safari</w:t>
      </w:r>
    </w:p>
    <w:p w14:paraId="36542A46" w14:textId="77777777" w:rsidR="00192C6A" w:rsidRPr="00192C6A" w:rsidRDefault="00192C6A" w:rsidP="00375A1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gracefully degrade on older browser versions</w:t>
      </w:r>
    </w:p>
    <w:p w14:paraId="55E69CDD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NFR-COM-00</w:t>
      </w:r>
      <w:r w:rsidR="004F316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Integration Standards</w:t>
      </w:r>
    </w:p>
    <w:p w14:paraId="0B1CB789" w14:textId="77777777" w:rsidR="00192C6A" w:rsidRPr="00192C6A" w:rsidRDefault="00192C6A" w:rsidP="00375A1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use industry-standard APIs (RESTful)</w:t>
      </w:r>
    </w:p>
    <w:p w14:paraId="67B9AFCD" w14:textId="77777777" w:rsidR="00192C6A" w:rsidRPr="00192C6A" w:rsidRDefault="00192C6A" w:rsidP="00375A1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common data formats (JSON, XML, CSV)</w:t>
      </w:r>
    </w:p>
    <w:p w14:paraId="599A2BAE" w14:textId="77777777" w:rsidR="00192C6A" w:rsidRPr="00192C6A" w:rsidRDefault="00192C6A" w:rsidP="00375A1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follow banking standards (ISO 20022, SWIFT, etc.)</w:t>
      </w:r>
    </w:p>
    <w:p w14:paraId="0A8A94BF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6.6 Maintainability Requirements</w:t>
      </w:r>
    </w:p>
    <w:p w14:paraId="0179116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NFR-MNT-001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Code Quality</w:t>
      </w:r>
    </w:p>
    <w:p w14:paraId="1C9D1766" w14:textId="77777777" w:rsidR="00192C6A" w:rsidRPr="00192C6A" w:rsidRDefault="00192C6A" w:rsidP="00375A1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 shall follow established coding standards</w:t>
      </w:r>
    </w:p>
    <w:p w14:paraId="51977760" w14:textId="77777777" w:rsidR="00192C6A" w:rsidRPr="00192C6A" w:rsidRDefault="00192C6A" w:rsidP="00375A1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 shall be well-documented with inline comments</w:t>
      </w:r>
    </w:p>
    <w:p w14:paraId="3ACB829E" w14:textId="77777777" w:rsidR="00192C6A" w:rsidRPr="00192C6A" w:rsidRDefault="00192C6A" w:rsidP="00375A1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have comprehensive unit and integration tests</w:t>
      </w:r>
    </w:p>
    <w:p w14:paraId="2C5EB660" w14:textId="77777777" w:rsidR="00192C6A" w:rsidRPr="00192C6A" w:rsidRDefault="00192C6A" w:rsidP="00375A1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 coverage shall be minimum 80%</w:t>
      </w:r>
    </w:p>
    <w:p w14:paraId="48874596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NFR-MNT-002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Modularity</w:t>
      </w:r>
    </w:p>
    <w:p w14:paraId="088554A0" w14:textId="77777777" w:rsidR="00192C6A" w:rsidRPr="00192C6A" w:rsidRDefault="00192C6A" w:rsidP="00375A1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be built with modular architecture</w:t>
      </w:r>
    </w:p>
    <w:p w14:paraId="7E0C3C63" w14:textId="77777777" w:rsidR="00192C6A" w:rsidRPr="00192C6A" w:rsidRDefault="00192C6A" w:rsidP="00375A1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Modules shall have well-defined interfaces</w:t>
      </w:r>
    </w:p>
    <w:p w14:paraId="36759FFF" w14:textId="77777777" w:rsidR="00192C6A" w:rsidRPr="00192C6A" w:rsidRDefault="00192C6A" w:rsidP="00375A1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Changes to one module shall not impact others unnecessarily</w:t>
      </w:r>
    </w:p>
    <w:p w14:paraId="5987C131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NFR-MNT-003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Monitoring</w:t>
      </w:r>
    </w:p>
    <w:p w14:paraId="480B608C" w14:textId="77777777" w:rsidR="00192C6A" w:rsidRPr="00192C6A" w:rsidRDefault="00192C6A" w:rsidP="00375A1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logging for troubleshooting</w:t>
      </w:r>
    </w:p>
    <w:p w14:paraId="7783BC57" w14:textId="77777777" w:rsidR="00192C6A" w:rsidRPr="00192C6A" w:rsidRDefault="00192C6A" w:rsidP="00375A1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monitor key metrics (response time, error rate, etc.)</w:t>
      </w:r>
    </w:p>
    <w:p w14:paraId="13DD3B83" w14:textId="77777777" w:rsidR="00192C6A" w:rsidRPr="00192C6A" w:rsidRDefault="00192C6A" w:rsidP="00375A1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alert administrators on critical issues</w:t>
      </w:r>
    </w:p>
    <w:p w14:paraId="2940C544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C10E2E2">
          <v:rect id="Horizontal Line 121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C4AD7A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EXTERNAL INTERFACES</w:t>
      </w:r>
    </w:p>
    <w:p w14:paraId="3940233F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7.1 User Interfaces</w:t>
      </w:r>
    </w:p>
    <w:p w14:paraId="6C950060" w14:textId="77777777" w:rsidR="00192C6A" w:rsidRPr="00192C6A" w:rsidRDefault="00192C6A" w:rsidP="00375A1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Web-based responsive interface for both client and admin sections</w:t>
      </w:r>
    </w:p>
    <w:p w14:paraId="2B3C5092" w14:textId="77777777" w:rsidR="00192C6A" w:rsidRPr="00192C6A" w:rsidRDefault="00192C6A" w:rsidP="00375A12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Separate login portals for clients and administrators</w:t>
      </w:r>
    </w:p>
    <w:p w14:paraId="43EBC7E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</w:t>
      </w:r>
      <w:r w:rsidR="004F31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Software Interfaces</w:t>
      </w:r>
    </w:p>
    <w:p w14:paraId="475FF095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Third-Party Integrations:</w:t>
      </w:r>
    </w:p>
    <w:p w14:paraId="469D68E8" w14:textId="77777777" w:rsidR="00192C6A" w:rsidRDefault="00192C6A" w:rsidP="00375A1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KYC/AML Provider (</w:t>
      </w: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Sumsub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- API integration</w:t>
      </w:r>
    </w:p>
    <w:p w14:paraId="1FCE71E3" w14:textId="77777777" w:rsidR="001E4AE8" w:rsidRPr="00192C6A" w:rsidRDefault="001E4AE8" w:rsidP="00375A12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 – API integration</w:t>
      </w:r>
    </w:p>
    <w:p w14:paraId="4DF3D0A1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7.4 Communication Interfaces</w:t>
      </w:r>
    </w:p>
    <w:p w14:paraId="1D978F0D" w14:textId="77777777" w:rsidR="00192C6A" w:rsidRPr="00192C6A" w:rsidRDefault="00192C6A" w:rsidP="00375A12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HTTPS/TLS for all web communications</w:t>
      </w:r>
    </w:p>
    <w:p w14:paraId="5A57A20A" w14:textId="77777777" w:rsidR="00192C6A" w:rsidRPr="00192C6A" w:rsidRDefault="00192C6A" w:rsidP="00375A12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RESTful APIs for system integrations</w:t>
      </w:r>
    </w:p>
    <w:p w14:paraId="6EF03BF0" w14:textId="77777777" w:rsidR="00192C6A" w:rsidRPr="00192C6A" w:rsidRDefault="00192C6A" w:rsidP="00375A12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WebSockets</w:t>
      </w:r>
      <w:proofErr w:type="spellEnd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for real-time notifications</w:t>
      </w:r>
    </w:p>
    <w:p w14:paraId="11384C05" w14:textId="77777777" w:rsidR="00192C6A" w:rsidRPr="00192C6A" w:rsidRDefault="00192C6A" w:rsidP="00375A12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OAuth 2.0 for third-party authentication</w:t>
      </w:r>
    </w:p>
    <w:p w14:paraId="37C90999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7FEC62B">
          <v:rect id="Horizontal Line 122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C107E3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DATA REQUIREMENTS</w:t>
      </w:r>
    </w:p>
    <w:p w14:paraId="1B58548D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8.1 Data Entities</w:t>
      </w:r>
    </w:p>
    <w:p w14:paraId="26B06AD5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Entities:</w:t>
      </w:r>
    </w:p>
    <w:p w14:paraId="58FF3D67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(individuals and businesses)</w:t>
      </w:r>
    </w:p>
    <w:p w14:paraId="52E371F5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Accounts (customer financial accounts)</w:t>
      </w:r>
    </w:p>
    <w:p w14:paraId="7A97A02A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Transactions (all financial movements)</w:t>
      </w:r>
    </w:p>
    <w:p w14:paraId="25E85522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Beneficiaries (payment recipients)</w:t>
      </w:r>
    </w:p>
    <w:p w14:paraId="5D16C627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(admin staff)</w:t>
      </w:r>
    </w:p>
    <w:p w14:paraId="4DBCA6FA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Journal Entries (accounting records)</w:t>
      </w:r>
    </w:p>
    <w:p w14:paraId="595E925F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GL Accounts (chart of accounts)</w:t>
      </w:r>
    </w:p>
    <w:p w14:paraId="1C222047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Bank Accounts (organization's bank accounts)</w:t>
      </w:r>
    </w:p>
    <w:p w14:paraId="643D0E7F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Fees and Tariffs</w:t>
      </w:r>
    </w:p>
    <w:p w14:paraId="1561FBA6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Applications (customer onboarding)</w:t>
      </w:r>
    </w:p>
    <w:p w14:paraId="6AFFDD27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Documents (stored files)</w:t>
      </w:r>
    </w:p>
    <w:p w14:paraId="74D416CD" w14:textId="77777777" w:rsidR="00192C6A" w:rsidRPr="00192C6A" w:rsidRDefault="00192C6A" w:rsidP="00375A12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AML Alerts and Cases</w:t>
      </w:r>
    </w:p>
    <w:p w14:paraId="077BBD9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8.2 Data Retention</w:t>
      </w:r>
    </w:p>
    <w:p w14:paraId="312450B3" w14:textId="77777777" w:rsidR="00192C6A" w:rsidRPr="00192C6A" w:rsidRDefault="00192C6A" w:rsidP="00375A12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records: 7 years (regulatory requirement)</w:t>
      </w:r>
    </w:p>
    <w:p w14:paraId="5938A184" w14:textId="77777777" w:rsidR="00192C6A" w:rsidRPr="00192C6A" w:rsidRDefault="00192C6A" w:rsidP="00375A12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documents: 7 years after account closure</w:t>
      </w:r>
    </w:p>
    <w:p w14:paraId="6C993186" w14:textId="77777777" w:rsidR="00192C6A" w:rsidRPr="00192C6A" w:rsidRDefault="00192C6A" w:rsidP="00375A12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 logs: 7 years</w:t>
      </w:r>
    </w:p>
    <w:p w14:paraId="4C0DC316" w14:textId="77777777" w:rsidR="00192C6A" w:rsidRPr="00192C6A" w:rsidRDefault="00192C6A" w:rsidP="00375A12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AML records: 7 years after case closure</w:t>
      </w:r>
    </w:p>
    <w:p w14:paraId="470201ED" w14:textId="77777777" w:rsidR="00192C6A" w:rsidRPr="00192C6A" w:rsidRDefault="00192C6A" w:rsidP="00375A12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Reports: 5 years</w:t>
      </w:r>
    </w:p>
    <w:p w14:paraId="3310C042" w14:textId="77777777" w:rsidR="00192C6A" w:rsidRPr="00192C6A" w:rsidRDefault="00192C6A" w:rsidP="00375A12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logs: 1 year</w:t>
      </w:r>
    </w:p>
    <w:p w14:paraId="24AC71AE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8.3 Data Privacy</w:t>
      </w:r>
    </w:p>
    <w:p w14:paraId="0691E18D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comply with GDPR and local data protection laws</w:t>
      </w:r>
    </w:p>
    <w:p w14:paraId="2586A0B0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 data shall be processed lawfully and transparently</w:t>
      </w:r>
    </w:p>
    <w:p w14:paraId="38CF37D6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shall have right to access their data</w:t>
      </w:r>
    </w:p>
    <w:p w14:paraId="009DD38E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shall have right to data portability</w:t>
      </w:r>
    </w:p>
    <w:p w14:paraId="41C994A6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shall have right to erasure (subject to regulatory requirements)</w:t>
      </w:r>
    </w:p>
    <w:p w14:paraId="6D5888A2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shall be anonymized for analytics where possible</w:t>
      </w:r>
    </w:p>
    <w:p w14:paraId="787E9C78" w14:textId="77777777" w:rsidR="00192C6A" w:rsidRPr="00192C6A" w:rsidRDefault="00192C6A" w:rsidP="00375A12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obtain explicit consent for data processing</w:t>
      </w:r>
    </w:p>
    <w:p w14:paraId="2C459DE8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8.4 Data Backup</w:t>
      </w:r>
    </w:p>
    <w:p w14:paraId="05C79FEE" w14:textId="77777777" w:rsidR="00192C6A" w:rsidRPr="00192C6A" w:rsidRDefault="00192C6A" w:rsidP="00375A1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Full database backup: Daily at midnight</w:t>
      </w:r>
    </w:p>
    <w:p w14:paraId="564F2E59" w14:textId="77777777" w:rsidR="00192C6A" w:rsidRPr="00192C6A" w:rsidRDefault="00192C6A" w:rsidP="00375A1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Incremental backup: Every 6 hours</w:t>
      </w:r>
    </w:p>
    <w:p w14:paraId="36B1F1B6" w14:textId="77777777" w:rsidR="00192C6A" w:rsidRPr="00192C6A" w:rsidRDefault="00192C6A" w:rsidP="00375A1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 log backup: Continuous</w:t>
      </w:r>
    </w:p>
    <w:p w14:paraId="6392A3BD" w14:textId="77777777" w:rsidR="00192C6A" w:rsidRPr="00192C6A" w:rsidRDefault="00192C6A" w:rsidP="00375A1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Backup retention: 30 days rolling, plus monthly snapshots for 1 year</w:t>
      </w:r>
    </w:p>
    <w:p w14:paraId="0BA07496" w14:textId="77777777" w:rsidR="00192C6A" w:rsidRPr="00192C6A" w:rsidRDefault="00192C6A" w:rsidP="00375A12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Backup testing: Monthly restoration test</w:t>
      </w:r>
    </w:p>
    <w:p w14:paraId="25A559B0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FE2F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1A01D4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REGULATORY AND COMPLIANCE REQUIREMENTS</w:t>
      </w:r>
    </w:p>
    <w:p w14:paraId="6CC50691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9.1 Financial Regulations</w:t>
      </w:r>
    </w:p>
    <w:p w14:paraId="5D99DFBC" w14:textId="77777777" w:rsidR="00192C6A" w:rsidRPr="00192C6A" w:rsidRDefault="00192C6A" w:rsidP="00375A1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comply with local money services business regulations</w:t>
      </w:r>
    </w:p>
    <w:p w14:paraId="73292143" w14:textId="77777777" w:rsidR="00192C6A" w:rsidRPr="00192C6A" w:rsidRDefault="00192C6A" w:rsidP="00375A1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required licenses and registrations</w:t>
      </w:r>
    </w:p>
    <w:p w14:paraId="0BEDEBBF" w14:textId="77777777" w:rsidR="00192C6A" w:rsidRPr="00192C6A" w:rsidRDefault="00192C6A" w:rsidP="00375A12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file regulatory reports as required:</w:t>
      </w:r>
    </w:p>
    <w:p w14:paraId="4179C126" w14:textId="77777777" w:rsidR="00192C6A" w:rsidRPr="00192C6A" w:rsidRDefault="00192C6A" w:rsidP="00375A12">
      <w:pPr>
        <w:numPr>
          <w:ilvl w:val="1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Transaction Reports (CTR)</w:t>
      </w:r>
    </w:p>
    <w:p w14:paraId="76F3A292" w14:textId="77777777" w:rsidR="00192C6A" w:rsidRPr="00192C6A" w:rsidRDefault="00192C6A" w:rsidP="00375A12">
      <w:pPr>
        <w:numPr>
          <w:ilvl w:val="1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Suspicious Activity Reports (SAR)</w:t>
      </w:r>
    </w:p>
    <w:p w14:paraId="7BB0BE16" w14:textId="77777777" w:rsidR="00192C6A" w:rsidRPr="00192C6A" w:rsidRDefault="00192C6A" w:rsidP="00375A12">
      <w:pPr>
        <w:numPr>
          <w:ilvl w:val="1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Large cash transaction reports</w:t>
      </w:r>
    </w:p>
    <w:p w14:paraId="4679465B" w14:textId="77777777" w:rsidR="00192C6A" w:rsidRPr="00192C6A" w:rsidRDefault="00192C6A" w:rsidP="00375A12">
      <w:pPr>
        <w:numPr>
          <w:ilvl w:val="1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Cross-border transfer reports</w:t>
      </w:r>
    </w:p>
    <w:p w14:paraId="358CEE58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9.2 AML/CFT Compliance</w:t>
      </w:r>
    </w:p>
    <w:p w14:paraId="7AA08546" w14:textId="77777777" w:rsidR="00192C6A" w:rsidRPr="00192C6A" w:rsidRDefault="00192C6A" w:rsidP="00375A12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implement risk-based approach to AML</w:t>
      </w:r>
    </w:p>
    <w:p w14:paraId="7B25D06D" w14:textId="77777777" w:rsidR="00192C6A" w:rsidRPr="00192C6A" w:rsidRDefault="00192C6A" w:rsidP="00375A12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conduct customer due diligence (CDD) for all customers</w:t>
      </w:r>
    </w:p>
    <w:p w14:paraId="74B9EB7E" w14:textId="77777777" w:rsidR="00192C6A" w:rsidRPr="00192C6A" w:rsidRDefault="00192C6A" w:rsidP="00375A12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conduct enhanced due diligence (EDD) for high-risk customers</w:t>
      </w:r>
    </w:p>
    <w:p w14:paraId="1B8C3165" w14:textId="77777777" w:rsidR="00192C6A" w:rsidRPr="00192C6A" w:rsidRDefault="00192C6A" w:rsidP="00375A12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screen against sanctions lists</w:t>
      </w:r>
    </w:p>
    <w:p w14:paraId="6C4FA377" w14:textId="77777777" w:rsidR="00192C6A" w:rsidRPr="00192C6A" w:rsidRDefault="00192C6A" w:rsidP="00375A12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monitor transactions for suspicious activity</w:t>
      </w:r>
    </w:p>
    <w:p w14:paraId="463EF9C7" w14:textId="77777777" w:rsidR="00192C6A" w:rsidRPr="00192C6A" w:rsidRDefault="00192C6A" w:rsidP="00375A12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maintain records of compliance activities</w:t>
      </w:r>
    </w:p>
    <w:p w14:paraId="79011058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9.3 Data Protection</w:t>
      </w:r>
    </w:p>
    <w:p w14:paraId="38DD03FE" w14:textId="77777777" w:rsidR="00192C6A" w:rsidRPr="00192C6A" w:rsidRDefault="00192C6A" w:rsidP="00375A12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comply with GDPR (if operating in EU)</w:t>
      </w:r>
    </w:p>
    <w:p w14:paraId="11EF0337" w14:textId="77777777" w:rsidR="00192C6A" w:rsidRPr="00192C6A" w:rsidRDefault="00192C6A" w:rsidP="00375A12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comply with local data protection laws</w:t>
      </w:r>
    </w:p>
    <w:p w14:paraId="195B0397" w14:textId="77777777" w:rsidR="00192C6A" w:rsidRPr="00192C6A" w:rsidRDefault="00192C6A" w:rsidP="00375A12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appoint Data Protection Officer (if required)</w:t>
      </w:r>
    </w:p>
    <w:p w14:paraId="53A56A95" w14:textId="77777777" w:rsidR="00192C6A" w:rsidRPr="00192C6A" w:rsidRDefault="00192C6A" w:rsidP="00375A12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conduct Data Protection Impact Assessments</w:t>
      </w:r>
    </w:p>
    <w:p w14:paraId="0BF6AED9" w14:textId="77777777" w:rsidR="00192C6A" w:rsidRPr="00192C6A" w:rsidRDefault="00192C6A" w:rsidP="00375A12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report data breaches to authorities within 72 hours</w:t>
      </w:r>
    </w:p>
    <w:p w14:paraId="119E70B5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9.4 Payment Services Regulations</w:t>
      </w:r>
    </w:p>
    <w:p w14:paraId="06569A3D" w14:textId="77777777" w:rsidR="00192C6A" w:rsidRPr="00192C6A" w:rsidRDefault="00192C6A" w:rsidP="00375A12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comply with PSD2 (if applicable)</w:t>
      </w:r>
    </w:p>
    <w:p w14:paraId="4367B867" w14:textId="77777777" w:rsidR="00192C6A" w:rsidRPr="00192C6A" w:rsidRDefault="00192C6A" w:rsidP="00375A12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implement Strong Customer Authentication (SCA)</w:t>
      </w:r>
    </w:p>
    <w:p w14:paraId="7D1A21A1" w14:textId="77777777" w:rsidR="00192C6A" w:rsidRPr="00192C6A" w:rsidRDefault="00192C6A" w:rsidP="00375A12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provide transaction data in standard format</w:t>
      </w:r>
    </w:p>
    <w:p w14:paraId="6E891200" w14:textId="77777777" w:rsidR="00192C6A" w:rsidRPr="00192C6A" w:rsidRDefault="00192C6A" w:rsidP="00375A12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protect customer payment data</w:t>
      </w:r>
    </w:p>
    <w:p w14:paraId="1B84753A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DC0B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680D3A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ASSUMPTIONS AND CONSTRAINTS</w:t>
      </w:r>
    </w:p>
    <w:p w14:paraId="7CD04EB2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10.1 Assumptions</w:t>
      </w:r>
    </w:p>
    <w:p w14:paraId="5E6800B1" w14:textId="77777777" w:rsidR="00192C6A" w:rsidRPr="00192C6A" w:rsidRDefault="00192C6A" w:rsidP="00375A12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Organization has obtained necessary licenses to operate</w:t>
      </w:r>
    </w:p>
    <w:p w14:paraId="56EF7438" w14:textId="77777777" w:rsidR="00192C6A" w:rsidRPr="00192C6A" w:rsidRDefault="00192C6A" w:rsidP="00375A12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Third-party service providers (</w:t>
      </w:r>
      <w:proofErr w:type="spellStart"/>
      <w:r w:rsidR="00D33BB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Sumsub</w:t>
      </w:r>
      <w:proofErr w:type="spellEnd"/>
      <w:r w:rsidR="00D33BB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Currency Exchange API’s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are available and reliable</w:t>
      </w:r>
    </w:p>
    <w:p w14:paraId="3B4A7417" w14:textId="77777777" w:rsidR="00192C6A" w:rsidRPr="00192C6A" w:rsidRDefault="00192C6A" w:rsidP="00375A12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Staff will receive adequate training on the system</w:t>
      </w:r>
    </w:p>
    <w:p w14:paraId="325477D7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10.2 Constraints</w:t>
      </w:r>
    </w:p>
    <w:p w14:paraId="6D8632A4" w14:textId="77777777" w:rsidR="00192C6A" w:rsidRPr="00192C6A" w:rsidRDefault="00192C6A" w:rsidP="00375A12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duration: 7 months</w:t>
      </w:r>
    </w:p>
    <w:p w14:paraId="5051BEFB" w14:textId="77777777" w:rsidR="00192C6A" w:rsidRPr="00192C6A" w:rsidRDefault="00192C6A" w:rsidP="00375A12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Team: 3 developers + 1 </w:t>
      </w:r>
      <w:proofErr w:type="gramStart"/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</w:t>
      </w:r>
      <w:proofErr w:type="gramEnd"/>
    </w:p>
    <w:p w14:paraId="6B187155" w14:textId="77777777" w:rsidR="00192C6A" w:rsidRPr="00192C6A" w:rsidRDefault="00192C6A" w:rsidP="00375A12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Technology stack: To be </w:t>
      </w:r>
      <w:r w:rsidR="00445D4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provided in the Architecture Document</w:t>
      </w:r>
    </w:p>
    <w:p w14:paraId="23C0B507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10.3 Dependencies</w:t>
      </w:r>
    </w:p>
    <w:p w14:paraId="32ED9DCB" w14:textId="77777777" w:rsidR="00192C6A" w:rsidRPr="00192C6A" w:rsidRDefault="00192C6A" w:rsidP="00375A12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Third-party API availability and performance</w:t>
      </w:r>
    </w:p>
    <w:p w14:paraId="60CB3CD3" w14:textId="77777777" w:rsidR="00192C6A" w:rsidRPr="00192C6A" w:rsidRDefault="00192C6A" w:rsidP="00375A12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adoption and usage</w:t>
      </w:r>
    </w:p>
    <w:p w14:paraId="6FE960D0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3FB05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A16C91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="00D64E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TRAINING REQUIREMENTS</w:t>
      </w:r>
    </w:p>
    <w:p w14:paraId="2FCEC773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1200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</w:t>
      </w:r>
      <w:r w:rsidR="001200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Customer Training</w:t>
      </w:r>
    </w:p>
    <w:p w14:paraId="2AC65946" w14:textId="77777777" w:rsidR="00192C6A" w:rsidRPr="00192C6A" w:rsidRDefault="00192C6A" w:rsidP="00375A12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Online help documentation</w:t>
      </w:r>
    </w:p>
    <w:p w14:paraId="165BABBF" w14:textId="77777777" w:rsidR="00192C6A" w:rsidRPr="00192C6A" w:rsidRDefault="00192C6A" w:rsidP="00375A12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FAQ section</w:t>
      </w:r>
    </w:p>
    <w:p w14:paraId="55D885A4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1200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</w:t>
      </w:r>
      <w:r w:rsidR="001200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Training Materials</w:t>
      </w:r>
    </w:p>
    <w:p w14:paraId="6E8BDAD0" w14:textId="77777777" w:rsidR="00192C6A" w:rsidRPr="00192C6A" w:rsidRDefault="00192C6A" w:rsidP="00375A12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manuals for each module</w:t>
      </w:r>
    </w:p>
    <w:p w14:paraId="06564F88" w14:textId="77777777" w:rsidR="00192C6A" w:rsidRPr="00192C6A" w:rsidRDefault="00192C6A" w:rsidP="00375A12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reference guides</w:t>
      </w:r>
    </w:p>
    <w:p w14:paraId="3835D286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515F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BA3C06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="00612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TESTING REQUIREMENTS</w:t>
      </w:r>
    </w:p>
    <w:p w14:paraId="079DA0DA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612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.1 Testing Types</w:t>
      </w:r>
    </w:p>
    <w:p w14:paraId="4530898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Unit Testing:</w:t>
      </w:r>
    </w:p>
    <w:p w14:paraId="72192B67" w14:textId="77777777" w:rsidR="00192C6A" w:rsidRPr="00192C6A" w:rsidRDefault="00192C6A" w:rsidP="00375A12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 components and functions</w:t>
      </w:r>
    </w:p>
    <w:p w14:paraId="4AA2F811" w14:textId="77777777" w:rsidR="00192C6A" w:rsidRPr="00192C6A" w:rsidRDefault="00192C6A" w:rsidP="00375A12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test suite with 80% code coverage</w:t>
      </w:r>
    </w:p>
    <w:p w14:paraId="69138282" w14:textId="77777777" w:rsidR="00192C6A" w:rsidRPr="00192C6A" w:rsidRDefault="00192C6A" w:rsidP="00375A12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on every code commit</w:t>
      </w:r>
    </w:p>
    <w:p w14:paraId="2C82A95E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Integration Testing:</w:t>
      </w:r>
    </w:p>
    <w:p w14:paraId="2BA84375" w14:textId="77777777" w:rsidR="00192C6A" w:rsidRPr="00192C6A" w:rsidRDefault="00192C6A" w:rsidP="00375A12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Module-to-module interactions</w:t>
      </w:r>
    </w:p>
    <w:p w14:paraId="71309DD7" w14:textId="77777777" w:rsidR="00192C6A" w:rsidRPr="00192C6A" w:rsidRDefault="00192C6A" w:rsidP="00375A12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Third-party API integrations</w:t>
      </w:r>
    </w:p>
    <w:p w14:paraId="7124461A" w14:textId="77777777" w:rsidR="00192C6A" w:rsidRPr="00192C6A" w:rsidRDefault="00192C6A" w:rsidP="00375A12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Database operations</w:t>
      </w:r>
    </w:p>
    <w:p w14:paraId="17A23D2C" w14:textId="77777777" w:rsidR="00192C6A" w:rsidRPr="00192C6A" w:rsidRDefault="00192C6A" w:rsidP="00375A12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End-to-end workflows</w:t>
      </w:r>
    </w:p>
    <w:p w14:paraId="46117FD9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Acceptance Testing (UAT):</w:t>
      </w:r>
    </w:p>
    <w:p w14:paraId="286290E2" w14:textId="77777777" w:rsidR="00192C6A" w:rsidRPr="00192C6A" w:rsidRDefault="00192C6A" w:rsidP="00375A12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Conducted by business users</w:t>
      </w:r>
    </w:p>
    <w:p w14:paraId="685CFAE7" w14:textId="77777777" w:rsidR="00192C6A" w:rsidRPr="00192C6A" w:rsidRDefault="00192C6A" w:rsidP="00375A12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real-world scenarios</w:t>
      </w:r>
    </w:p>
    <w:p w14:paraId="521250B9" w14:textId="77777777" w:rsidR="00192C6A" w:rsidRPr="00192C6A" w:rsidRDefault="00192C6A" w:rsidP="00375A12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Validate against requirements</w:t>
      </w:r>
    </w:p>
    <w:p w14:paraId="23AFBD20" w14:textId="77777777" w:rsidR="00192C6A" w:rsidRPr="00192C6A" w:rsidRDefault="00192C6A" w:rsidP="00375A12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Sign-off required before production</w:t>
      </w:r>
    </w:p>
    <w:p w14:paraId="27F72807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 Testing:</w:t>
      </w:r>
    </w:p>
    <w:p w14:paraId="4FC75F3F" w14:textId="77777777" w:rsidR="00192C6A" w:rsidRPr="00192C6A" w:rsidRDefault="00192C6A" w:rsidP="00375A12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 testing (expected concurrent users)</w:t>
      </w:r>
    </w:p>
    <w:p w14:paraId="2E9DD166" w14:textId="77777777" w:rsidR="00192C6A" w:rsidRPr="00192C6A" w:rsidRDefault="00192C6A" w:rsidP="00375A12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Stress testing (peak load scenarios)</w:t>
      </w:r>
    </w:p>
    <w:p w14:paraId="777703E7" w14:textId="77777777" w:rsidR="00192C6A" w:rsidRPr="00192C6A" w:rsidRDefault="00192C6A" w:rsidP="00375A12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Endurance testing (sustained load over time)</w:t>
      </w:r>
    </w:p>
    <w:p w14:paraId="2BDDAA8F" w14:textId="77777777" w:rsidR="00192C6A" w:rsidRPr="00192C6A" w:rsidRDefault="00192C6A" w:rsidP="00375A12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Scalability testing</w:t>
      </w:r>
    </w:p>
    <w:p w14:paraId="71E4EA51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Regression Testing:</w:t>
      </w:r>
    </w:p>
    <w:p w14:paraId="75FE125E" w14:textId="77777777" w:rsidR="00192C6A" w:rsidRPr="00192C6A" w:rsidRDefault="00192C6A" w:rsidP="00375A12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test suite for existing functionality</w:t>
      </w:r>
    </w:p>
    <w:p w14:paraId="2F13A48C" w14:textId="77777777" w:rsidR="00192C6A" w:rsidRPr="00192C6A" w:rsidRDefault="00192C6A" w:rsidP="00375A12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before each release</w:t>
      </w:r>
    </w:p>
    <w:p w14:paraId="1F9C6734" w14:textId="77777777" w:rsidR="00192C6A" w:rsidRPr="00192C6A" w:rsidRDefault="00192C6A" w:rsidP="00375A12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new changes don't break existing features</w:t>
      </w:r>
    </w:p>
    <w:p w14:paraId="4E2FEF49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E17D8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.2 Test Environments</w:t>
      </w:r>
    </w:p>
    <w:p w14:paraId="1FFBA29B" w14:textId="77777777" w:rsidR="00192C6A" w:rsidRPr="00192C6A" w:rsidRDefault="00192C6A" w:rsidP="00375A12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Development: For active development work</w:t>
      </w:r>
    </w:p>
    <w:p w14:paraId="1399DB0B" w14:textId="77777777" w:rsidR="00192C6A" w:rsidRPr="00192C6A" w:rsidRDefault="00192C6A" w:rsidP="00375A12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Testing: For QA team testing</w:t>
      </w:r>
    </w:p>
    <w:p w14:paraId="1074FA75" w14:textId="77777777" w:rsidR="00192C6A" w:rsidRPr="00192C6A" w:rsidRDefault="00192C6A" w:rsidP="00375A12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Staging: Production-like environment for UAT</w:t>
      </w:r>
    </w:p>
    <w:p w14:paraId="72B91C97" w14:textId="77777777" w:rsidR="00192C6A" w:rsidRPr="00192C6A" w:rsidRDefault="00192C6A" w:rsidP="00375A12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Production: Live system</w:t>
      </w:r>
    </w:p>
    <w:p w14:paraId="428AAEA3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A438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.3 Test Data</w:t>
      </w:r>
    </w:p>
    <w:p w14:paraId="5D5A7EB3" w14:textId="77777777" w:rsidR="00192C6A" w:rsidRPr="00192C6A" w:rsidRDefault="00192C6A" w:rsidP="00375A12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Anonymized copy of production data for testing (where permitted)</w:t>
      </w:r>
    </w:p>
    <w:p w14:paraId="73BB90E9" w14:textId="77777777" w:rsidR="00192C6A" w:rsidRPr="00192C6A" w:rsidRDefault="00192C6A" w:rsidP="00375A12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Synthetic test data for sensitive scenarios</w:t>
      </w:r>
    </w:p>
    <w:p w14:paraId="7DB32C75" w14:textId="77777777" w:rsidR="00192C6A" w:rsidRPr="00192C6A" w:rsidRDefault="00192C6A" w:rsidP="00375A12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test data generation scripts</w:t>
      </w:r>
    </w:p>
    <w:p w14:paraId="5DBD8168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5AF40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E5ACE2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="002541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SUCCESS CRITERIA</w:t>
      </w:r>
    </w:p>
    <w:p w14:paraId="7D2647A5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4156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.1 Functional Success Criteria</w:t>
      </w:r>
    </w:p>
    <w:p w14:paraId="40977436" w14:textId="77777777" w:rsidR="00192C6A" w:rsidRPr="00192C6A" w:rsidRDefault="00192C6A" w:rsidP="00375A12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modules implemented as per requirements</w:t>
      </w:r>
    </w:p>
    <w:p w14:paraId="0D520B6B" w14:textId="77777777" w:rsidR="00192C6A" w:rsidRPr="00192C6A" w:rsidRDefault="00192C6A" w:rsidP="00375A12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critical and high-priority bugs resolved</w:t>
      </w:r>
    </w:p>
    <w:p w14:paraId="1F8CCC82" w14:textId="77777777" w:rsidR="00192C6A" w:rsidRPr="00192C6A" w:rsidRDefault="00192C6A" w:rsidP="00375A12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acceptance testing completed and signed off</w:t>
      </w:r>
    </w:p>
    <w:p w14:paraId="778E5963" w14:textId="77777777" w:rsidR="00192C6A" w:rsidRPr="00192C6A" w:rsidRDefault="00192C6A" w:rsidP="00375A12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with all third-party services functional</w:t>
      </w:r>
    </w:p>
    <w:p w14:paraId="2B0813B7" w14:textId="77777777" w:rsidR="00192C6A" w:rsidRPr="00192C6A" w:rsidRDefault="00192C6A" w:rsidP="00375A12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regulatory compliance requirements met</w:t>
      </w:r>
    </w:p>
    <w:p w14:paraId="6FE92AEB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4156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.2 Performance Success Criteria</w:t>
      </w:r>
    </w:p>
    <w:p w14:paraId="5F207899" w14:textId="77777777" w:rsidR="00192C6A" w:rsidRPr="00192C6A" w:rsidRDefault="00192C6A" w:rsidP="00375A12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System meets performance benchmarks (response time, throughput)</w:t>
      </w:r>
    </w:p>
    <w:p w14:paraId="7BBF6FE7" w14:textId="77777777" w:rsidR="00192C6A" w:rsidRPr="00192C6A" w:rsidRDefault="00192C6A" w:rsidP="00375A12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handles expected user load without degradation</w:t>
      </w:r>
    </w:p>
    <w:p w14:paraId="7A34E774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A3AC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236FD9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="00DD0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RISKS AND MITIGATION</w:t>
      </w:r>
    </w:p>
    <w:p w14:paraId="45869918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8A7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.1 Technical Risks</w:t>
      </w:r>
    </w:p>
    <w:p w14:paraId="57AC0F93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Third-party API availability and reliability</w:t>
      </w:r>
    </w:p>
    <w:p w14:paraId="7EDE5CC8" w14:textId="77777777" w:rsidR="00192C6A" w:rsidRPr="00192C6A" w:rsidRDefault="00192C6A" w:rsidP="00375A12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Mitigation: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Build retry mechanisms, implement caching, have fallback options, choose reliable vendors with SLAs</w:t>
      </w:r>
    </w:p>
    <w:p w14:paraId="339A5174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Data migration errors from existing system</w:t>
      </w:r>
    </w:p>
    <w:p w14:paraId="42339F17" w14:textId="77777777" w:rsidR="00192C6A" w:rsidRPr="00192C6A" w:rsidRDefault="00192C6A" w:rsidP="00375A12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Mitigation: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Thorough testing of migration scripts, parallel run, data validation checksums, rollback plan</w:t>
      </w:r>
    </w:p>
    <w:p w14:paraId="516B07ED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586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</w:t>
      </w:r>
      <w:r w:rsidR="00586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Project Risks</w:t>
      </w:r>
    </w:p>
    <w:p w14:paraId="121BEF62" w14:textId="77777777" w:rsidR="00192C6A" w:rsidRPr="00192C6A" w:rsidRDefault="00192C6A" w:rsidP="00192C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Risk: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Scope creep extending timeline and budget</w:t>
      </w:r>
    </w:p>
    <w:p w14:paraId="54BB45BD" w14:textId="77777777" w:rsidR="00192C6A" w:rsidRPr="00192C6A" w:rsidRDefault="00192C6A" w:rsidP="00375A12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Mitigation:</w:t>
      </w: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Clear requirements freeze date, change control process, prioritization of features, agile approach</w:t>
      </w:r>
    </w:p>
    <w:p w14:paraId="2F6F33E9" w14:textId="77777777" w:rsidR="00192C6A" w:rsidRPr="00192C6A" w:rsidRDefault="00192C6A" w:rsidP="00EC41D6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82739B9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5757083">
          <v:rect id="Horizontal Line 132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60707C" w14:textId="77777777" w:rsidR="00192C6A" w:rsidRPr="00192C6A" w:rsidRDefault="00192C6A" w:rsidP="00192C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</w:t>
      </w:r>
      <w:r w:rsidR="000909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FUTURE ENHANCEMENTS (Out of Scope for Phase 1)</w:t>
      </w:r>
    </w:p>
    <w:p w14:paraId="18C7F5FA" w14:textId="77777777" w:rsidR="00192C6A" w:rsidRPr="00192C6A" w:rsidRDefault="00192C6A" w:rsidP="00192C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="0009096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</w:t>
      </w:r>
      <w:r w:rsidRPr="00192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.1 Potential Future Features</w:t>
      </w:r>
    </w:p>
    <w:p w14:paraId="4A3442C0" w14:textId="77777777" w:rsidR="00327420" w:rsidRDefault="00327420" w:rsidP="00375A12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Migration from existing system</w:t>
      </w:r>
    </w:p>
    <w:p w14:paraId="51F18BCD" w14:textId="77777777" w:rsidR="00192C6A" w:rsidRPr="00192C6A" w:rsidRDefault="00192C6A" w:rsidP="00375A12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native applications (iOS and Android)</w:t>
      </w:r>
    </w:p>
    <w:p w14:paraId="3A8D1F53" w14:textId="77777777" w:rsidR="00192C6A" w:rsidRPr="00192C6A" w:rsidRDefault="00192C6A" w:rsidP="00375A12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2C6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Multi-entity consolidation (for organizations with multiple subsidiaries)</w:t>
      </w:r>
    </w:p>
    <w:p w14:paraId="52F7838D" w14:textId="77777777" w:rsidR="00192C6A" w:rsidRPr="00192C6A" w:rsidRDefault="00916FBF" w:rsidP="00192C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CE0D63">
          <v:rect id="Horizontal Line 133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C17B72" w14:textId="77777777" w:rsidR="0021686A" w:rsidRPr="009D066D" w:rsidRDefault="0021686A" w:rsidP="00192C6A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21686A" w:rsidRPr="009D0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CAD"/>
    <w:multiLevelType w:val="multilevel"/>
    <w:tmpl w:val="9CB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6BF8"/>
    <w:multiLevelType w:val="multilevel"/>
    <w:tmpl w:val="B9E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5A1"/>
    <w:multiLevelType w:val="multilevel"/>
    <w:tmpl w:val="745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642F"/>
    <w:multiLevelType w:val="multilevel"/>
    <w:tmpl w:val="7BF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61818"/>
    <w:multiLevelType w:val="multilevel"/>
    <w:tmpl w:val="13F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040EF"/>
    <w:multiLevelType w:val="multilevel"/>
    <w:tmpl w:val="BB00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0134D"/>
    <w:multiLevelType w:val="multilevel"/>
    <w:tmpl w:val="31E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7797"/>
    <w:multiLevelType w:val="multilevel"/>
    <w:tmpl w:val="42F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A76B1"/>
    <w:multiLevelType w:val="multilevel"/>
    <w:tmpl w:val="799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23CBB"/>
    <w:multiLevelType w:val="multilevel"/>
    <w:tmpl w:val="3A0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A3ADA"/>
    <w:multiLevelType w:val="multilevel"/>
    <w:tmpl w:val="E74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C0D2F"/>
    <w:multiLevelType w:val="multilevel"/>
    <w:tmpl w:val="CBB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61662"/>
    <w:multiLevelType w:val="multilevel"/>
    <w:tmpl w:val="BDF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67009"/>
    <w:multiLevelType w:val="multilevel"/>
    <w:tmpl w:val="C95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D1EFE"/>
    <w:multiLevelType w:val="multilevel"/>
    <w:tmpl w:val="7070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B7BC7"/>
    <w:multiLevelType w:val="multilevel"/>
    <w:tmpl w:val="972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21547"/>
    <w:multiLevelType w:val="multilevel"/>
    <w:tmpl w:val="0AC8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B40B7"/>
    <w:multiLevelType w:val="multilevel"/>
    <w:tmpl w:val="E2D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74ED5"/>
    <w:multiLevelType w:val="multilevel"/>
    <w:tmpl w:val="F2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961A3"/>
    <w:multiLevelType w:val="multilevel"/>
    <w:tmpl w:val="046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CC69EC"/>
    <w:multiLevelType w:val="multilevel"/>
    <w:tmpl w:val="A01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B2915"/>
    <w:multiLevelType w:val="multilevel"/>
    <w:tmpl w:val="A30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1132A"/>
    <w:multiLevelType w:val="multilevel"/>
    <w:tmpl w:val="D1B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290132"/>
    <w:multiLevelType w:val="multilevel"/>
    <w:tmpl w:val="130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6443C"/>
    <w:multiLevelType w:val="multilevel"/>
    <w:tmpl w:val="D69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83609"/>
    <w:multiLevelType w:val="multilevel"/>
    <w:tmpl w:val="7840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110BE"/>
    <w:multiLevelType w:val="multilevel"/>
    <w:tmpl w:val="D75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A06F2D"/>
    <w:multiLevelType w:val="multilevel"/>
    <w:tmpl w:val="C7F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D4628"/>
    <w:multiLevelType w:val="multilevel"/>
    <w:tmpl w:val="5FF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D07531"/>
    <w:multiLevelType w:val="multilevel"/>
    <w:tmpl w:val="6A8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C0E85"/>
    <w:multiLevelType w:val="multilevel"/>
    <w:tmpl w:val="672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D643A"/>
    <w:multiLevelType w:val="multilevel"/>
    <w:tmpl w:val="848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E6C10"/>
    <w:multiLevelType w:val="multilevel"/>
    <w:tmpl w:val="FBE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4435F1"/>
    <w:multiLevelType w:val="multilevel"/>
    <w:tmpl w:val="396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75453"/>
    <w:multiLevelType w:val="multilevel"/>
    <w:tmpl w:val="79E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873B5"/>
    <w:multiLevelType w:val="multilevel"/>
    <w:tmpl w:val="8CC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D95D13"/>
    <w:multiLevelType w:val="multilevel"/>
    <w:tmpl w:val="E49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502DEC"/>
    <w:multiLevelType w:val="multilevel"/>
    <w:tmpl w:val="E18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244F6"/>
    <w:multiLevelType w:val="multilevel"/>
    <w:tmpl w:val="CBF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E0B39"/>
    <w:multiLevelType w:val="multilevel"/>
    <w:tmpl w:val="841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E96038"/>
    <w:multiLevelType w:val="multilevel"/>
    <w:tmpl w:val="3FF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C3F91"/>
    <w:multiLevelType w:val="multilevel"/>
    <w:tmpl w:val="B44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F06AE"/>
    <w:multiLevelType w:val="multilevel"/>
    <w:tmpl w:val="F49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50D7B"/>
    <w:multiLevelType w:val="multilevel"/>
    <w:tmpl w:val="B56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D0C28"/>
    <w:multiLevelType w:val="multilevel"/>
    <w:tmpl w:val="289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73429"/>
    <w:multiLevelType w:val="multilevel"/>
    <w:tmpl w:val="8D9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82889"/>
    <w:multiLevelType w:val="multilevel"/>
    <w:tmpl w:val="916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01760"/>
    <w:multiLevelType w:val="multilevel"/>
    <w:tmpl w:val="DC5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078D9"/>
    <w:multiLevelType w:val="multilevel"/>
    <w:tmpl w:val="CF3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803E5"/>
    <w:multiLevelType w:val="multilevel"/>
    <w:tmpl w:val="0F4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3950CE"/>
    <w:multiLevelType w:val="multilevel"/>
    <w:tmpl w:val="608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BE1F89"/>
    <w:multiLevelType w:val="multilevel"/>
    <w:tmpl w:val="139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092563"/>
    <w:multiLevelType w:val="multilevel"/>
    <w:tmpl w:val="1ED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BE5A49"/>
    <w:multiLevelType w:val="multilevel"/>
    <w:tmpl w:val="E154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382FCD"/>
    <w:multiLevelType w:val="multilevel"/>
    <w:tmpl w:val="F3D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E2F9D"/>
    <w:multiLevelType w:val="multilevel"/>
    <w:tmpl w:val="A60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563B1C"/>
    <w:multiLevelType w:val="multilevel"/>
    <w:tmpl w:val="BAB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A92FE3"/>
    <w:multiLevelType w:val="multilevel"/>
    <w:tmpl w:val="AE6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C4F65"/>
    <w:multiLevelType w:val="multilevel"/>
    <w:tmpl w:val="4E4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5029B6"/>
    <w:multiLevelType w:val="multilevel"/>
    <w:tmpl w:val="CA4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AE2B7E"/>
    <w:multiLevelType w:val="multilevel"/>
    <w:tmpl w:val="882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0152D6"/>
    <w:multiLevelType w:val="multilevel"/>
    <w:tmpl w:val="3B2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073ACC"/>
    <w:multiLevelType w:val="multilevel"/>
    <w:tmpl w:val="B7F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FC4E21"/>
    <w:multiLevelType w:val="multilevel"/>
    <w:tmpl w:val="09B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BA5528"/>
    <w:multiLevelType w:val="multilevel"/>
    <w:tmpl w:val="3540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706F1"/>
    <w:multiLevelType w:val="multilevel"/>
    <w:tmpl w:val="E42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B142AC"/>
    <w:multiLevelType w:val="multilevel"/>
    <w:tmpl w:val="E1E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E91CE8"/>
    <w:multiLevelType w:val="multilevel"/>
    <w:tmpl w:val="5B7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BF2F2B"/>
    <w:multiLevelType w:val="multilevel"/>
    <w:tmpl w:val="651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FE3F69"/>
    <w:multiLevelType w:val="multilevel"/>
    <w:tmpl w:val="A620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1F6E07"/>
    <w:multiLevelType w:val="multilevel"/>
    <w:tmpl w:val="AA1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4103AF"/>
    <w:multiLevelType w:val="multilevel"/>
    <w:tmpl w:val="E72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F35292"/>
    <w:multiLevelType w:val="multilevel"/>
    <w:tmpl w:val="C6A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F63E2A"/>
    <w:multiLevelType w:val="multilevel"/>
    <w:tmpl w:val="319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931455"/>
    <w:multiLevelType w:val="multilevel"/>
    <w:tmpl w:val="53A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632503"/>
    <w:multiLevelType w:val="multilevel"/>
    <w:tmpl w:val="257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B207E7"/>
    <w:multiLevelType w:val="multilevel"/>
    <w:tmpl w:val="A5D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1972F5"/>
    <w:multiLevelType w:val="multilevel"/>
    <w:tmpl w:val="D02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F320D1"/>
    <w:multiLevelType w:val="multilevel"/>
    <w:tmpl w:val="46B4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0E0AF2"/>
    <w:multiLevelType w:val="multilevel"/>
    <w:tmpl w:val="167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855C7D"/>
    <w:multiLevelType w:val="multilevel"/>
    <w:tmpl w:val="C2B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146253"/>
    <w:multiLevelType w:val="multilevel"/>
    <w:tmpl w:val="A44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4F3F5F"/>
    <w:multiLevelType w:val="multilevel"/>
    <w:tmpl w:val="E1A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05596B"/>
    <w:multiLevelType w:val="multilevel"/>
    <w:tmpl w:val="613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9A16BB"/>
    <w:multiLevelType w:val="multilevel"/>
    <w:tmpl w:val="52B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896822"/>
    <w:multiLevelType w:val="multilevel"/>
    <w:tmpl w:val="554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B7315"/>
    <w:multiLevelType w:val="multilevel"/>
    <w:tmpl w:val="9CA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4E4D62"/>
    <w:multiLevelType w:val="multilevel"/>
    <w:tmpl w:val="BE8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8C2BF7"/>
    <w:multiLevelType w:val="multilevel"/>
    <w:tmpl w:val="C70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A73D54"/>
    <w:multiLevelType w:val="multilevel"/>
    <w:tmpl w:val="1E3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D714B1"/>
    <w:multiLevelType w:val="multilevel"/>
    <w:tmpl w:val="FE9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482A71"/>
    <w:multiLevelType w:val="multilevel"/>
    <w:tmpl w:val="C0F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DF2493"/>
    <w:multiLevelType w:val="multilevel"/>
    <w:tmpl w:val="B88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E82608"/>
    <w:multiLevelType w:val="multilevel"/>
    <w:tmpl w:val="7A0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E56A5C"/>
    <w:multiLevelType w:val="multilevel"/>
    <w:tmpl w:val="14C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631B2D"/>
    <w:multiLevelType w:val="multilevel"/>
    <w:tmpl w:val="A38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747C5"/>
    <w:multiLevelType w:val="multilevel"/>
    <w:tmpl w:val="450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869066">
    <w:abstractNumId w:val="39"/>
  </w:num>
  <w:num w:numId="2" w16cid:durableId="1578049797">
    <w:abstractNumId w:val="34"/>
  </w:num>
  <w:num w:numId="3" w16cid:durableId="874806194">
    <w:abstractNumId w:val="92"/>
  </w:num>
  <w:num w:numId="4" w16cid:durableId="586186342">
    <w:abstractNumId w:val="50"/>
  </w:num>
  <w:num w:numId="5" w16cid:durableId="630131604">
    <w:abstractNumId w:val="81"/>
  </w:num>
  <w:num w:numId="6" w16cid:durableId="1436511771">
    <w:abstractNumId w:val="68"/>
  </w:num>
  <w:num w:numId="7" w16cid:durableId="1619600917">
    <w:abstractNumId w:val="66"/>
  </w:num>
  <w:num w:numId="8" w16cid:durableId="809710492">
    <w:abstractNumId w:val="48"/>
  </w:num>
  <w:num w:numId="9" w16cid:durableId="1848792242">
    <w:abstractNumId w:val="95"/>
  </w:num>
  <w:num w:numId="10" w16cid:durableId="654802098">
    <w:abstractNumId w:val="84"/>
  </w:num>
  <w:num w:numId="11" w16cid:durableId="1089278652">
    <w:abstractNumId w:val="51"/>
  </w:num>
  <w:num w:numId="12" w16cid:durableId="988900336">
    <w:abstractNumId w:val="36"/>
  </w:num>
  <w:num w:numId="13" w16cid:durableId="982809911">
    <w:abstractNumId w:val="3"/>
  </w:num>
  <w:num w:numId="14" w16cid:durableId="154880348">
    <w:abstractNumId w:val="10"/>
  </w:num>
  <w:num w:numId="15" w16cid:durableId="1472137533">
    <w:abstractNumId w:val="94"/>
  </w:num>
  <w:num w:numId="16" w16cid:durableId="810094684">
    <w:abstractNumId w:val="47"/>
  </w:num>
  <w:num w:numId="17" w16cid:durableId="1850101439">
    <w:abstractNumId w:val="35"/>
  </w:num>
  <w:num w:numId="18" w16cid:durableId="216472642">
    <w:abstractNumId w:val="37"/>
  </w:num>
  <w:num w:numId="19" w16cid:durableId="603537176">
    <w:abstractNumId w:val="46"/>
  </w:num>
  <w:num w:numId="20" w16cid:durableId="1954483550">
    <w:abstractNumId w:val="44"/>
  </w:num>
  <w:num w:numId="21" w16cid:durableId="2126921461">
    <w:abstractNumId w:val="42"/>
  </w:num>
  <w:num w:numId="22" w16cid:durableId="1365790253">
    <w:abstractNumId w:val="4"/>
  </w:num>
  <w:num w:numId="23" w16cid:durableId="969555441">
    <w:abstractNumId w:val="72"/>
  </w:num>
  <w:num w:numId="24" w16cid:durableId="1112550328">
    <w:abstractNumId w:val="75"/>
  </w:num>
  <w:num w:numId="25" w16cid:durableId="1613054779">
    <w:abstractNumId w:val="85"/>
  </w:num>
  <w:num w:numId="26" w16cid:durableId="775056667">
    <w:abstractNumId w:val="87"/>
  </w:num>
  <w:num w:numId="27" w16cid:durableId="1184514472">
    <w:abstractNumId w:val="0"/>
  </w:num>
  <w:num w:numId="28" w16cid:durableId="1159879128">
    <w:abstractNumId w:val="6"/>
  </w:num>
  <w:num w:numId="29" w16cid:durableId="544177975">
    <w:abstractNumId w:val="93"/>
  </w:num>
  <w:num w:numId="30" w16cid:durableId="378171676">
    <w:abstractNumId w:val="56"/>
  </w:num>
  <w:num w:numId="31" w16cid:durableId="2121027881">
    <w:abstractNumId w:val="5"/>
  </w:num>
  <w:num w:numId="32" w16cid:durableId="571936138">
    <w:abstractNumId w:val="77"/>
  </w:num>
  <w:num w:numId="33" w16cid:durableId="1916358780">
    <w:abstractNumId w:val="22"/>
  </w:num>
  <w:num w:numId="34" w16cid:durableId="963923895">
    <w:abstractNumId w:val="61"/>
  </w:num>
  <w:num w:numId="35" w16cid:durableId="571355763">
    <w:abstractNumId w:val="89"/>
  </w:num>
  <w:num w:numId="36" w16cid:durableId="28799144">
    <w:abstractNumId w:val="28"/>
  </w:num>
  <w:num w:numId="37" w16cid:durableId="507718616">
    <w:abstractNumId w:val="54"/>
  </w:num>
  <w:num w:numId="38" w16cid:durableId="1038891365">
    <w:abstractNumId w:val="90"/>
  </w:num>
  <w:num w:numId="39" w16cid:durableId="926311125">
    <w:abstractNumId w:val="12"/>
  </w:num>
  <w:num w:numId="40" w16cid:durableId="913856814">
    <w:abstractNumId w:val="76"/>
  </w:num>
  <w:num w:numId="41" w16cid:durableId="2063868978">
    <w:abstractNumId w:val="65"/>
  </w:num>
  <w:num w:numId="42" w16cid:durableId="987631475">
    <w:abstractNumId w:val="70"/>
  </w:num>
  <w:num w:numId="43" w16cid:durableId="1938751914">
    <w:abstractNumId w:val="88"/>
  </w:num>
  <w:num w:numId="44" w16cid:durableId="244530809">
    <w:abstractNumId w:val="8"/>
  </w:num>
  <w:num w:numId="45" w16cid:durableId="225378917">
    <w:abstractNumId w:val="91"/>
  </w:num>
  <w:num w:numId="46" w16cid:durableId="789053977">
    <w:abstractNumId w:val="11"/>
  </w:num>
  <w:num w:numId="47" w16cid:durableId="1441678748">
    <w:abstractNumId w:val="32"/>
  </w:num>
  <w:num w:numId="48" w16cid:durableId="2060854891">
    <w:abstractNumId w:val="17"/>
  </w:num>
  <w:num w:numId="49" w16cid:durableId="1860118362">
    <w:abstractNumId w:val="7"/>
  </w:num>
  <w:num w:numId="50" w16cid:durableId="535233945">
    <w:abstractNumId w:val="86"/>
  </w:num>
  <w:num w:numId="51" w16cid:durableId="2060594158">
    <w:abstractNumId w:val="21"/>
  </w:num>
  <w:num w:numId="52" w16cid:durableId="1205757384">
    <w:abstractNumId w:val="14"/>
  </w:num>
  <w:num w:numId="53" w16cid:durableId="606540970">
    <w:abstractNumId w:val="57"/>
  </w:num>
  <w:num w:numId="54" w16cid:durableId="476578599">
    <w:abstractNumId w:val="96"/>
  </w:num>
  <w:num w:numId="55" w16cid:durableId="1109547481">
    <w:abstractNumId w:val="24"/>
  </w:num>
  <w:num w:numId="56" w16cid:durableId="1300571847">
    <w:abstractNumId w:val="18"/>
  </w:num>
  <w:num w:numId="57" w16cid:durableId="841043988">
    <w:abstractNumId w:val="58"/>
  </w:num>
  <w:num w:numId="58" w16cid:durableId="1288506687">
    <w:abstractNumId w:val="82"/>
  </w:num>
  <w:num w:numId="59" w16cid:durableId="2001805729">
    <w:abstractNumId w:val="59"/>
  </w:num>
  <w:num w:numId="60" w16cid:durableId="1094325624">
    <w:abstractNumId w:val="74"/>
  </w:num>
  <w:num w:numId="61" w16cid:durableId="1520389763">
    <w:abstractNumId w:val="62"/>
  </w:num>
  <w:num w:numId="62" w16cid:durableId="1936093868">
    <w:abstractNumId w:val="53"/>
  </w:num>
  <w:num w:numId="63" w16cid:durableId="1381176289">
    <w:abstractNumId w:val="55"/>
  </w:num>
  <w:num w:numId="64" w16cid:durableId="534970729">
    <w:abstractNumId w:val="78"/>
  </w:num>
  <w:num w:numId="65" w16cid:durableId="1381174135">
    <w:abstractNumId w:val="25"/>
  </w:num>
  <w:num w:numId="66" w16cid:durableId="1382707933">
    <w:abstractNumId w:val="16"/>
  </w:num>
  <w:num w:numId="67" w16cid:durableId="641738641">
    <w:abstractNumId w:val="69"/>
  </w:num>
  <w:num w:numId="68" w16cid:durableId="1111823498">
    <w:abstractNumId w:val="15"/>
  </w:num>
  <w:num w:numId="69" w16cid:durableId="439881636">
    <w:abstractNumId w:val="29"/>
  </w:num>
  <w:num w:numId="70" w16cid:durableId="794517384">
    <w:abstractNumId w:val="40"/>
  </w:num>
  <w:num w:numId="71" w16cid:durableId="349794442">
    <w:abstractNumId w:val="33"/>
  </w:num>
  <w:num w:numId="72" w16cid:durableId="2108842880">
    <w:abstractNumId w:val="43"/>
  </w:num>
  <w:num w:numId="73" w16cid:durableId="866480842">
    <w:abstractNumId w:val="83"/>
  </w:num>
  <w:num w:numId="74" w16cid:durableId="102189615">
    <w:abstractNumId w:val="1"/>
  </w:num>
  <w:num w:numId="75" w16cid:durableId="2068455564">
    <w:abstractNumId w:val="41"/>
  </w:num>
  <w:num w:numId="76" w16cid:durableId="360863103">
    <w:abstractNumId w:val="63"/>
  </w:num>
  <w:num w:numId="77" w16cid:durableId="514811007">
    <w:abstractNumId w:val="45"/>
  </w:num>
  <w:num w:numId="78" w16cid:durableId="635376926">
    <w:abstractNumId w:val="27"/>
  </w:num>
  <w:num w:numId="79" w16cid:durableId="746461029">
    <w:abstractNumId w:val="80"/>
  </w:num>
  <w:num w:numId="80" w16cid:durableId="1026566912">
    <w:abstractNumId w:val="31"/>
  </w:num>
  <w:num w:numId="81" w16cid:durableId="1238400355">
    <w:abstractNumId w:val="73"/>
  </w:num>
  <w:num w:numId="82" w16cid:durableId="2112242486">
    <w:abstractNumId w:val="26"/>
  </w:num>
  <w:num w:numId="83" w16cid:durableId="1712150485">
    <w:abstractNumId w:val="52"/>
  </w:num>
  <w:num w:numId="84" w16cid:durableId="709652956">
    <w:abstractNumId w:val="67"/>
  </w:num>
  <w:num w:numId="85" w16cid:durableId="499932337">
    <w:abstractNumId w:val="20"/>
  </w:num>
  <w:num w:numId="86" w16cid:durableId="1430083910">
    <w:abstractNumId w:val="49"/>
  </w:num>
  <w:num w:numId="87" w16cid:durableId="1899389518">
    <w:abstractNumId w:val="19"/>
  </w:num>
  <w:num w:numId="88" w16cid:durableId="105008615">
    <w:abstractNumId w:val="38"/>
  </w:num>
  <w:num w:numId="89" w16cid:durableId="1125272551">
    <w:abstractNumId w:val="2"/>
  </w:num>
  <w:num w:numId="90" w16cid:durableId="152987517">
    <w:abstractNumId w:val="30"/>
  </w:num>
  <w:num w:numId="91" w16cid:durableId="126552908">
    <w:abstractNumId w:val="79"/>
  </w:num>
  <w:num w:numId="92" w16cid:durableId="1798068210">
    <w:abstractNumId w:val="9"/>
  </w:num>
  <w:num w:numId="93" w16cid:durableId="376782096">
    <w:abstractNumId w:val="23"/>
  </w:num>
  <w:num w:numId="94" w16cid:durableId="418136939">
    <w:abstractNumId w:val="64"/>
  </w:num>
  <w:num w:numId="95" w16cid:durableId="340353366">
    <w:abstractNumId w:val="13"/>
  </w:num>
  <w:num w:numId="96" w16cid:durableId="1974823391">
    <w:abstractNumId w:val="60"/>
  </w:num>
  <w:num w:numId="97" w16cid:durableId="1871869289">
    <w:abstractNumId w:val="71"/>
  </w:num>
  <w:numIdMacAtCleanup w:val="9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ond Operations">
    <w15:presenceInfo w15:providerId="AD" w15:userId="S::operations@geond.co.uk::3ecb2a37-e746-43f1-814c-1f35043d2fd3"/>
  </w15:person>
  <w15:person w15:author="Shahzad Kasi">
    <w15:presenceInfo w15:providerId="Windows Live" w15:userId="809e690ce8b0f4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6A"/>
    <w:rsid w:val="00013B39"/>
    <w:rsid w:val="000313AD"/>
    <w:rsid w:val="000462CC"/>
    <w:rsid w:val="00071C97"/>
    <w:rsid w:val="0009096D"/>
    <w:rsid w:val="00092F5F"/>
    <w:rsid w:val="000A7536"/>
    <w:rsid w:val="000A7A38"/>
    <w:rsid w:val="000B0AF4"/>
    <w:rsid w:val="000B6891"/>
    <w:rsid w:val="000F01F5"/>
    <w:rsid w:val="00107F08"/>
    <w:rsid w:val="001200C2"/>
    <w:rsid w:val="00127518"/>
    <w:rsid w:val="001442E2"/>
    <w:rsid w:val="00151F5F"/>
    <w:rsid w:val="00161444"/>
    <w:rsid w:val="001844F3"/>
    <w:rsid w:val="00192C6A"/>
    <w:rsid w:val="00193925"/>
    <w:rsid w:val="001B1BC1"/>
    <w:rsid w:val="001E4AE8"/>
    <w:rsid w:val="0021686A"/>
    <w:rsid w:val="00216E0B"/>
    <w:rsid w:val="00225524"/>
    <w:rsid w:val="00254162"/>
    <w:rsid w:val="00266DE6"/>
    <w:rsid w:val="00285E48"/>
    <w:rsid w:val="002A3C40"/>
    <w:rsid w:val="002A4398"/>
    <w:rsid w:val="002C7962"/>
    <w:rsid w:val="002D1211"/>
    <w:rsid w:val="00302AF3"/>
    <w:rsid w:val="003076C5"/>
    <w:rsid w:val="003235B5"/>
    <w:rsid w:val="00325BE5"/>
    <w:rsid w:val="00327420"/>
    <w:rsid w:val="00332563"/>
    <w:rsid w:val="0033305E"/>
    <w:rsid w:val="00335895"/>
    <w:rsid w:val="0035167C"/>
    <w:rsid w:val="00375A12"/>
    <w:rsid w:val="00391DD7"/>
    <w:rsid w:val="003D4291"/>
    <w:rsid w:val="00402350"/>
    <w:rsid w:val="00415661"/>
    <w:rsid w:val="00445D42"/>
    <w:rsid w:val="00460385"/>
    <w:rsid w:val="00473B00"/>
    <w:rsid w:val="0047402B"/>
    <w:rsid w:val="004B5440"/>
    <w:rsid w:val="004B6988"/>
    <w:rsid w:val="004D0390"/>
    <w:rsid w:val="004F3163"/>
    <w:rsid w:val="005065D0"/>
    <w:rsid w:val="00515FC5"/>
    <w:rsid w:val="00535025"/>
    <w:rsid w:val="005521DA"/>
    <w:rsid w:val="00576230"/>
    <w:rsid w:val="00586C66"/>
    <w:rsid w:val="005A0B68"/>
    <w:rsid w:val="005A6190"/>
    <w:rsid w:val="005C011A"/>
    <w:rsid w:val="005D66BB"/>
    <w:rsid w:val="006018B1"/>
    <w:rsid w:val="00612075"/>
    <w:rsid w:val="006121CF"/>
    <w:rsid w:val="00664221"/>
    <w:rsid w:val="00676F07"/>
    <w:rsid w:val="0068718A"/>
    <w:rsid w:val="0069254C"/>
    <w:rsid w:val="006925FB"/>
    <w:rsid w:val="006A32BB"/>
    <w:rsid w:val="006B30F4"/>
    <w:rsid w:val="006B78E1"/>
    <w:rsid w:val="006F2CF7"/>
    <w:rsid w:val="007464A8"/>
    <w:rsid w:val="0075193C"/>
    <w:rsid w:val="00776626"/>
    <w:rsid w:val="00784A01"/>
    <w:rsid w:val="007960CF"/>
    <w:rsid w:val="007C7CDC"/>
    <w:rsid w:val="007D4C33"/>
    <w:rsid w:val="007E70AC"/>
    <w:rsid w:val="007F53F1"/>
    <w:rsid w:val="007F59F8"/>
    <w:rsid w:val="00840714"/>
    <w:rsid w:val="008420C1"/>
    <w:rsid w:val="008719C5"/>
    <w:rsid w:val="00875E8F"/>
    <w:rsid w:val="00892391"/>
    <w:rsid w:val="008A70AF"/>
    <w:rsid w:val="008F390B"/>
    <w:rsid w:val="00911131"/>
    <w:rsid w:val="00916FBF"/>
    <w:rsid w:val="0096203E"/>
    <w:rsid w:val="00984EAA"/>
    <w:rsid w:val="00991121"/>
    <w:rsid w:val="009C65A3"/>
    <w:rsid w:val="009D066D"/>
    <w:rsid w:val="00A003AF"/>
    <w:rsid w:val="00A013CF"/>
    <w:rsid w:val="00A17EE6"/>
    <w:rsid w:val="00A210FC"/>
    <w:rsid w:val="00A23EF1"/>
    <w:rsid w:val="00A27B22"/>
    <w:rsid w:val="00A33D31"/>
    <w:rsid w:val="00A43814"/>
    <w:rsid w:val="00A6063C"/>
    <w:rsid w:val="00A60B21"/>
    <w:rsid w:val="00A64207"/>
    <w:rsid w:val="00A67688"/>
    <w:rsid w:val="00A6778E"/>
    <w:rsid w:val="00AD4C58"/>
    <w:rsid w:val="00AE28D6"/>
    <w:rsid w:val="00AF540C"/>
    <w:rsid w:val="00B13727"/>
    <w:rsid w:val="00B13D76"/>
    <w:rsid w:val="00B53D1C"/>
    <w:rsid w:val="00B67034"/>
    <w:rsid w:val="00B92C2B"/>
    <w:rsid w:val="00BD004F"/>
    <w:rsid w:val="00BE3AD9"/>
    <w:rsid w:val="00BE5FD5"/>
    <w:rsid w:val="00BE788E"/>
    <w:rsid w:val="00C05164"/>
    <w:rsid w:val="00C51159"/>
    <w:rsid w:val="00C84033"/>
    <w:rsid w:val="00CC2DA2"/>
    <w:rsid w:val="00CC5F56"/>
    <w:rsid w:val="00CE0C09"/>
    <w:rsid w:val="00CE4173"/>
    <w:rsid w:val="00D07410"/>
    <w:rsid w:val="00D1285B"/>
    <w:rsid w:val="00D14AE8"/>
    <w:rsid w:val="00D33BB3"/>
    <w:rsid w:val="00D3750F"/>
    <w:rsid w:val="00D41CD6"/>
    <w:rsid w:val="00D42B11"/>
    <w:rsid w:val="00D50D32"/>
    <w:rsid w:val="00D57568"/>
    <w:rsid w:val="00D64E4E"/>
    <w:rsid w:val="00D8077E"/>
    <w:rsid w:val="00DA284C"/>
    <w:rsid w:val="00DD0AF1"/>
    <w:rsid w:val="00DE2AA8"/>
    <w:rsid w:val="00E13AD7"/>
    <w:rsid w:val="00E17D82"/>
    <w:rsid w:val="00E2369C"/>
    <w:rsid w:val="00E65F79"/>
    <w:rsid w:val="00E755E9"/>
    <w:rsid w:val="00E75B83"/>
    <w:rsid w:val="00E84BC3"/>
    <w:rsid w:val="00E8793F"/>
    <w:rsid w:val="00EA01DF"/>
    <w:rsid w:val="00EA64E9"/>
    <w:rsid w:val="00EB0200"/>
    <w:rsid w:val="00EC41D6"/>
    <w:rsid w:val="00EF7FB8"/>
    <w:rsid w:val="00F50155"/>
    <w:rsid w:val="00F64016"/>
    <w:rsid w:val="00F649FD"/>
    <w:rsid w:val="00F65808"/>
    <w:rsid w:val="00F8696F"/>
    <w:rsid w:val="00FB3706"/>
    <w:rsid w:val="00FB5810"/>
    <w:rsid w:val="00FB7E21"/>
    <w:rsid w:val="00FF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5FCA20F"/>
  <w15:chartTrackingRefBased/>
  <w15:docId w15:val="{0AD530DC-5C2A-C640-8A80-57B5D874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2C6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92C6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92C6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6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92C6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92C6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192C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2C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92C6A"/>
    <w:rPr>
      <w:b/>
      <w:bCs/>
    </w:rPr>
  </w:style>
  <w:style w:type="character" w:customStyle="1" w:styleId="apple-converted-space">
    <w:name w:val="apple-converted-space"/>
    <w:basedOn w:val="DefaultParagraphFont"/>
    <w:rsid w:val="00192C6A"/>
  </w:style>
  <w:style w:type="paragraph" w:styleId="Revision">
    <w:name w:val="Revision"/>
    <w:hidden/>
    <w:uiPriority w:val="99"/>
    <w:semiHidden/>
    <w:rsid w:val="0098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4524</Words>
  <Characters>25788</Characters>
  <Application>Microsoft Office Word</Application>
  <DocSecurity>0</DocSecurity>
  <Lines>214</Lines>
  <Paragraphs>60</Paragraphs>
  <ScaleCrop>false</ScaleCrop>
  <Company/>
  <LinksUpToDate>false</LinksUpToDate>
  <CharactersWithSpaces>30252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Kasi</dc:creator>
  <cp:keywords/>
  <dc:description/>
  <cp:lastModifiedBy>Shahzad Kasi</cp:lastModifiedBy>
  <cp:revision>2</cp:revision>
  <dcterms:created xsi:type="dcterms:W3CDTF">2025-11-23T06:45:00Z</dcterms:created>
  <dcterms:modified xsi:type="dcterms:W3CDTF">2025-11-23T06:45:00Z</dcterms:modified>
</cp:coreProperties>
</file>